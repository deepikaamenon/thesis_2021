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ADEE6" w14:textId="77777777" w:rsidR="00D03F97" w:rsidRDefault="00D03F97" w:rsidP="003B02CB">
      <w:pPr>
        <w:rPr>
          <w:rFonts w:asciiTheme="majorHAnsi" w:hAnsiTheme="majorHAnsi"/>
        </w:rPr>
      </w:pPr>
    </w:p>
    <w:p w14:paraId="62D6003C" w14:textId="77777777" w:rsidR="00D03F97" w:rsidRDefault="00D03F97" w:rsidP="003B02CB">
      <w:pPr>
        <w:rPr>
          <w:rFonts w:asciiTheme="majorHAnsi" w:hAnsiTheme="majorHAnsi"/>
        </w:rPr>
      </w:pPr>
    </w:p>
    <w:p w14:paraId="46D3E01A" w14:textId="77777777" w:rsidR="00D03F97" w:rsidRDefault="00D03F97" w:rsidP="003B02CB">
      <w:pPr>
        <w:rPr>
          <w:rFonts w:asciiTheme="majorHAnsi" w:hAnsiTheme="majorHAnsi"/>
        </w:rPr>
      </w:pPr>
    </w:p>
    <w:p w14:paraId="22559ABD" w14:textId="4C997073" w:rsidR="003B02CB" w:rsidRDefault="003B02CB" w:rsidP="003C6CA7">
      <w:pPr>
        <w:outlineLvl w:val="0"/>
        <w:rPr>
          <w:rFonts w:asciiTheme="majorHAnsi" w:hAnsiTheme="majorHAnsi"/>
          <w:b/>
          <w:sz w:val="28"/>
          <w:szCs w:val="28"/>
          <w:u w:val="single"/>
        </w:rPr>
      </w:pPr>
      <w:r w:rsidRPr="00533739">
        <w:rPr>
          <w:rFonts w:asciiTheme="majorHAnsi" w:hAnsiTheme="majorHAnsi"/>
          <w:b/>
          <w:sz w:val="28"/>
          <w:szCs w:val="28"/>
          <w:u w:val="single"/>
        </w:rPr>
        <w:t>Endocytosis</w:t>
      </w:r>
      <w:r w:rsidR="00BE0E98">
        <w:rPr>
          <w:rFonts w:asciiTheme="majorHAnsi" w:hAnsiTheme="majorHAnsi"/>
          <w:b/>
          <w:sz w:val="28"/>
          <w:szCs w:val="28"/>
          <w:u w:val="single"/>
        </w:rPr>
        <w:t xml:space="preserve"> and cell </w:t>
      </w:r>
      <w:r w:rsidR="00D31AC8">
        <w:rPr>
          <w:rFonts w:asciiTheme="majorHAnsi" w:hAnsiTheme="majorHAnsi"/>
          <w:b/>
          <w:sz w:val="28"/>
          <w:szCs w:val="28"/>
          <w:u w:val="single"/>
        </w:rPr>
        <w:t>trafficking pathways</w:t>
      </w:r>
      <w:r w:rsidRPr="00533739">
        <w:rPr>
          <w:rFonts w:asciiTheme="majorHAnsi" w:hAnsiTheme="majorHAnsi"/>
          <w:b/>
          <w:sz w:val="28"/>
          <w:szCs w:val="28"/>
          <w:u w:val="single"/>
        </w:rPr>
        <w:t>:</w:t>
      </w:r>
    </w:p>
    <w:p w14:paraId="7FF8AEF5" w14:textId="77777777" w:rsidR="007F6B2C" w:rsidRPr="00533739" w:rsidRDefault="007F6B2C" w:rsidP="003C6CA7">
      <w:pPr>
        <w:outlineLvl w:val="0"/>
        <w:rPr>
          <w:rFonts w:asciiTheme="majorHAnsi" w:hAnsiTheme="majorHAnsi"/>
          <w:b/>
          <w:sz w:val="28"/>
          <w:szCs w:val="28"/>
          <w:u w:val="single"/>
        </w:rPr>
      </w:pPr>
    </w:p>
    <w:p w14:paraId="299E8DA3" w14:textId="6EADA469" w:rsidR="006B697B" w:rsidRDefault="003B02CB" w:rsidP="003B02CB">
      <w:pPr>
        <w:rPr>
          <w:rFonts w:asciiTheme="majorHAnsi" w:hAnsiTheme="majorHAnsi"/>
        </w:rPr>
      </w:pPr>
      <w:r w:rsidRPr="003B02CB">
        <w:rPr>
          <w:rFonts w:asciiTheme="majorHAnsi" w:hAnsiTheme="majorHAnsi"/>
        </w:rPr>
        <w:t xml:space="preserve">The plasma membrane serves as the defining barrier between the internal and </w:t>
      </w:r>
      <w:commentRangeStart w:id="0"/>
      <w:r w:rsidRPr="003B02CB">
        <w:rPr>
          <w:rFonts w:asciiTheme="majorHAnsi" w:hAnsiTheme="majorHAnsi"/>
        </w:rPr>
        <w:t xml:space="preserve">external cell, </w:t>
      </w:r>
      <w:commentRangeEnd w:id="0"/>
      <w:r w:rsidR="00D0127F">
        <w:rPr>
          <w:rStyle w:val="CommentReference"/>
        </w:rPr>
        <w:commentReference w:id="0"/>
      </w:r>
      <w:r w:rsidRPr="003B02CB">
        <w:rPr>
          <w:rFonts w:asciiTheme="majorHAnsi" w:hAnsiTheme="majorHAnsi"/>
        </w:rPr>
        <w:t xml:space="preserve">thus creating cellular identity, </w:t>
      </w:r>
      <w:r w:rsidR="00A44E35">
        <w:rPr>
          <w:rFonts w:asciiTheme="majorHAnsi" w:hAnsiTheme="majorHAnsi"/>
        </w:rPr>
        <w:t xml:space="preserve">and </w:t>
      </w:r>
      <w:r w:rsidRPr="003B02CB">
        <w:rPr>
          <w:rFonts w:asciiTheme="majorHAnsi" w:hAnsiTheme="majorHAnsi"/>
        </w:rPr>
        <w:t>facilita</w:t>
      </w:r>
      <w:r w:rsidR="00A44E35">
        <w:rPr>
          <w:rFonts w:asciiTheme="majorHAnsi" w:hAnsiTheme="majorHAnsi"/>
        </w:rPr>
        <w:t>ting</w:t>
      </w:r>
      <w:r w:rsidRPr="003B02CB">
        <w:rPr>
          <w:rFonts w:asciiTheme="majorHAnsi" w:hAnsiTheme="majorHAnsi"/>
        </w:rPr>
        <w:t xml:space="preserve"> evolution out of the primordial soup into a defined structure that can regulate entry of signals into the cell. In eukaryotes, and with increasing complexity, in multicellular eukaryotes, tuning cellular response to external signals has resulted in a complex net</w:t>
      </w:r>
      <w:r w:rsidR="00E576BF">
        <w:rPr>
          <w:rFonts w:asciiTheme="majorHAnsi" w:hAnsiTheme="majorHAnsi"/>
        </w:rPr>
        <w:t xml:space="preserve">work of signaling pathways, and </w:t>
      </w:r>
      <w:r w:rsidRPr="003B02CB">
        <w:rPr>
          <w:rFonts w:asciiTheme="majorHAnsi" w:hAnsiTheme="majorHAnsi"/>
        </w:rPr>
        <w:t xml:space="preserve">tight coupling of these pathways with the process of endocytosis. Endocytosis is </w:t>
      </w:r>
      <w:commentRangeStart w:id="1"/>
      <w:r w:rsidRPr="003B02CB">
        <w:rPr>
          <w:rFonts w:asciiTheme="majorHAnsi" w:hAnsiTheme="majorHAnsi"/>
        </w:rPr>
        <w:t xml:space="preserve">defined </w:t>
      </w:r>
      <w:commentRangeEnd w:id="1"/>
      <w:r w:rsidR="00924471">
        <w:rPr>
          <w:rStyle w:val="CommentReference"/>
        </w:rPr>
        <w:commentReference w:id="1"/>
      </w:r>
      <w:r w:rsidRPr="003B02CB">
        <w:rPr>
          <w:rFonts w:asciiTheme="majorHAnsi" w:hAnsiTheme="majorHAnsi"/>
        </w:rPr>
        <w:t xml:space="preserve">as the uptake of molecules too big to pass through the plasma membrane. It involves the invagination of the plasma membrane into a cargo-filled </w:t>
      </w:r>
      <w:commentRangeStart w:id="2"/>
      <w:r w:rsidRPr="003B02CB">
        <w:rPr>
          <w:rFonts w:asciiTheme="majorHAnsi" w:hAnsiTheme="majorHAnsi"/>
        </w:rPr>
        <w:t>tube</w:t>
      </w:r>
      <w:commentRangeEnd w:id="2"/>
      <w:r w:rsidR="002063CB">
        <w:rPr>
          <w:rStyle w:val="CommentReference"/>
        </w:rPr>
        <w:commentReference w:id="2"/>
      </w:r>
      <w:r w:rsidRPr="003B02CB">
        <w:rPr>
          <w:rFonts w:asciiTheme="majorHAnsi" w:hAnsiTheme="majorHAnsi"/>
        </w:rPr>
        <w:t>, and culminates in the severing of this tube to form a cargo-filled vesicle</w:t>
      </w:r>
      <w:r w:rsidR="007426C5">
        <w:rPr>
          <w:rFonts w:asciiTheme="majorHAnsi" w:hAnsiTheme="majorHAnsi"/>
        </w:rPr>
        <w:t xml:space="preserve">, whose components and contents are </w:t>
      </w:r>
      <w:r w:rsidR="00554819">
        <w:rPr>
          <w:rFonts w:asciiTheme="majorHAnsi" w:hAnsiTheme="majorHAnsi"/>
        </w:rPr>
        <w:t>then targeted to other cellular organelles for either degradation or recycling</w:t>
      </w:r>
      <w:r w:rsidRPr="003B02CB">
        <w:rPr>
          <w:rFonts w:asciiTheme="majorHAnsi" w:hAnsiTheme="majorHAnsi"/>
        </w:rPr>
        <w:t xml:space="preserve">. </w:t>
      </w:r>
    </w:p>
    <w:p w14:paraId="63006432" w14:textId="77777777" w:rsidR="00C319D1" w:rsidRDefault="00C319D1" w:rsidP="003B02CB">
      <w:pPr>
        <w:rPr>
          <w:rFonts w:asciiTheme="majorHAnsi" w:hAnsiTheme="majorHAnsi"/>
        </w:rPr>
      </w:pPr>
    </w:p>
    <w:p w14:paraId="56F05176" w14:textId="28626D1B" w:rsidR="007F6B2C" w:rsidRDefault="00EA5DBE" w:rsidP="00C319D1">
      <w:pPr>
        <w:rPr>
          <w:rFonts w:asciiTheme="majorHAnsi" w:hAnsiTheme="majorHAnsi"/>
        </w:rPr>
      </w:pPr>
      <w:r>
        <w:rPr>
          <w:rFonts w:asciiTheme="majorHAnsi" w:hAnsiTheme="majorHAnsi"/>
          <w:noProof/>
          <w:lang w:val="en-GB" w:eastAsia="en-GB"/>
        </w:rPr>
        <w:drawing>
          <wp:inline distT="0" distB="0" distL="0" distR="0" wp14:anchorId="6BAD2D16" wp14:editId="6EB30E8C">
            <wp:extent cx="5570084" cy="5775960"/>
            <wp:effectExtent l="0" t="0" r="0" b="0"/>
            <wp:docPr id="5" name="Picture 5" descr="../../figures/fig1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fig1_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219" cy="5778174"/>
                    </a:xfrm>
                    <a:prstGeom prst="rect">
                      <a:avLst/>
                    </a:prstGeom>
                    <a:noFill/>
                    <a:ln>
                      <a:noFill/>
                    </a:ln>
                  </pic:spPr>
                </pic:pic>
              </a:graphicData>
            </a:graphic>
          </wp:inline>
        </w:drawing>
      </w:r>
    </w:p>
    <w:p w14:paraId="05FB88EB" w14:textId="0F8DE136" w:rsidR="007F6B2C" w:rsidRPr="0008044B" w:rsidRDefault="000C288A" w:rsidP="00112192">
      <w:pPr>
        <w:ind w:firstLine="720"/>
        <w:outlineLvl w:val="0"/>
        <w:rPr>
          <w:rFonts w:asciiTheme="majorHAnsi" w:eastAsia="Times New Roman" w:hAnsiTheme="majorHAnsi" w:cs="Times New Roman"/>
          <w:b/>
          <w:sz w:val="20"/>
          <w:szCs w:val="20"/>
          <w:shd w:val="clear" w:color="auto" w:fill="FFFFFF"/>
          <w:lang w:val="en-GB" w:eastAsia="en-GB"/>
        </w:rPr>
      </w:pPr>
      <w:r>
        <w:rPr>
          <w:rFonts w:asciiTheme="majorHAnsi" w:eastAsia="Times New Roman" w:hAnsiTheme="majorHAnsi" w:cs="Times New Roman"/>
          <w:b/>
          <w:sz w:val="20"/>
          <w:szCs w:val="20"/>
          <w:shd w:val="clear" w:color="auto" w:fill="FFFFFF"/>
          <w:lang w:val="en-GB" w:eastAsia="en-GB"/>
        </w:rPr>
        <w:t>Fig</w:t>
      </w:r>
      <w:r w:rsidR="004000AD">
        <w:rPr>
          <w:rFonts w:asciiTheme="majorHAnsi" w:eastAsia="Times New Roman" w:hAnsiTheme="majorHAnsi" w:cs="Times New Roman"/>
          <w:b/>
          <w:sz w:val="20"/>
          <w:szCs w:val="20"/>
          <w:shd w:val="clear" w:color="auto" w:fill="FFFFFF"/>
          <w:lang w:val="en-GB" w:eastAsia="en-GB"/>
        </w:rPr>
        <w:t>1</w:t>
      </w:r>
      <w:r w:rsidR="007F6B2C" w:rsidRPr="0008044B">
        <w:rPr>
          <w:rFonts w:asciiTheme="majorHAnsi" w:eastAsia="Times New Roman" w:hAnsiTheme="majorHAnsi" w:cs="Times New Roman"/>
          <w:b/>
          <w:sz w:val="20"/>
          <w:szCs w:val="20"/>
          <w:shd w:val="clear" w:color="auto" w:fill="FFFFFF"/>
          <w:lang w:val="en-GB" w:eastAsia="en-GB"/>
        </w:rPr>
        <w:t>: Endocytosis in the context of cell</w:t>
      </w:r>
      <w:r w:rsidR="007F6B2C">
        <w:rPr>
          <w:rFonts w:asciiTheme="majorHAnsi" w:eastAsia="Times New Roman" w:hAnsiTheme="majorHAnsi" w:cs="Times New Roman"/>
          <w:b/>
          <w:sz w:val="20"/>
          <w:szCs w:val="20"/>
          <w:shd w:val="clear" w:color="auto" w:fill="FFFFFF"/>
          <w:lang w:val="en-GB" w:eastAsia="en-GB"/>
        </w:rPr>
        <w:t xml:space="preserve">ular trafficking, and </w:t>
      </w:r>
      <w:r w:rsidR="00112192">
        <w:rPr>
          <w:rFonts w:asciiTheme="majorHAnsi" w:eastAsia="Times New Roman" w:hAnsiTheme="majorHAnsi" w:cs="Times New Roman"/>
          <w:b/>
          <w:sz w:val="20"/>
          <w:szCs w:val="20"/>
          <w:shd w:val="clear" w:color="auto" w:fill="FFFFFF"/>
          <w:lang w:val="en-GB" w:eastAsia="en-GB"/>
        </w:rPr>
        <w:t xml:space="preserve">some </w:t>
      </w:r>
      <w:r w:rsidR="007F6B2C">
        <w:rPr>
          <w:rFonts w:asciiTheme="majorHAnsi" w:eastAsia="Times New Roman" w:hAnsiTheme="majorHAnsi" w:cs="Times New Roman"/>
          <w:b/>
          <w:sz w:val="20"/>
          <w:szCs w:val="20"/>
          <w:shd w:val="clear" w:color="auto" w:fill="FFFFFF"/>
          <w:lang w:val="en-GB" w:eastAsia="en-GB"/>
        </w:rPr>
        <w:t xml:space="preserve">key proteins involved </w:t>
      </w:r>
    </w:p>
    <w:p w14:paraId="5C71FEEC" w14:textId="77777777" w:rsidR="007F6B2C" w:rsidRPr="007F6B2C" w:rsidRDefault="007F6B2C" w:rsidP="003B02CB">
      <w:pPr>
        <w:rPr>
          <w:rFonts w:asciiTheme="majorHAnsi" w:hAnsiTheme="majorHAnsi"/>
          <w:lang w:val="en-GB"/>
        </w:rPr>
      </w:pPr>
    </w:p>
    <w:p w14:paraId="1C4D8285" w14:textId="77777777" w:rsidR="007F6B2C" w:rsidRDefault="007F6B2C" w:rsidP="003B02CB">
      <w:pPr>
        <w:rPr>
          <w:rFonts w:asciiTheme="majorHAnsi" w:hAnsiTheme="majorHAnsi"/>
        </w:rPr>
      </w:pPr>
    </w:p>
    <w:p w14:paraId="2F93C35D" w14:textId="7E9F92E9" w:rsidR="007F6B2C" w:rsidRDefault="00112192" w:rsidP="003B02CB">
      <w:pPr>
        <w:rPr>
          <w:rFonts w:asciiTheme="majorHAnsi" w:hAnsiTheme="majorHAnsi"/>
        </w:rPr>
      </w:pPr>
      <w:r w:rsidRPr="003B02CB">
        <w:rPr>
          <w:rFonts w:asciiTheme="majorHAnsi" w:hAnsiTheme="majorHAnsi"/>
        </w:rPr>
        <w:t>Apart from internaliz</w:t>
      </w:r>
      <w:r>
        <w:rPr>
          <w:rFonts w:asciiTheme="majorHAnsi" w:hAnsiTheme="majorHAnsi"/>
        </w:rPr>
        <w:t>ing cargo, endocytosis</w:t>
      </w:r>
      <w:r w:rsidRPr="003B02CB">
        <w:rPr>
          <w:rFonts w:asciiTheme="majorHAnsi" w:hAnsiTheme="majorHAnsi"/>
        </w:rPr>
        <w:t xml:space="preserve"> allows regulation of the plasma membrane itself: its lipid and protein composition, and therefore many physical and biochemical properties like tension, rigidity, surface</w:t>
      </w:r>
      <w:r w:rsidR="00512777">
        <w:rPr>
          <w:rFonts w:asciiTheme="majorHAnsi" w:hAnsiTheme="majorHAnsi"/>
        </w:rPr>
        <w:t>-</w:t>
      </w:r>
      <w:r w:rsidRPr="003B02CB">
        <w:rPr>
          <w:rFonts w:asciiTheme="majorHAnsi" w:hAnsiTheme="majorHAnsi"/>
        </w:rPr>
        <w:t>receptor composition and localization. Cargo taken up by endocytic pathways include these surface</w:t>
      </w:r>
      <w:r w:rsidR="00C86771">
        <w:rPr>
          <w:rFonts w:asciiTheme="majorHAnsi" w:hAnsiTheme="majorHAnsi"/>
        </w:rPr>
        <w:t>-</w:t>
      </w:r>
      <w:r w:rsidRPr="003B02CB">
        <w:rPr>
          <w:rFonts w:asciiTheme="majorHAnsi" w:hAnsiTheme="majorHAnsi"/>
        </w:rPr>
        <w:t>receptors</w:t>
      </w:r>
      <w:r w:rsidR="00C86771">
        <w:rPr>
          <w:rFonts w:asciiTheme="majorHAnsi" w:hAnsiTheme="majorHAnsi"/>
        </w:rPr>
        <w:t xml:space="preserve"> and their ligands,</w:t>
      </w:r>
      <w:r w:rsidRPr="003B02CB">
        <w:rPr>
          <w:rFonts w:asciiTheme="majorHAnsi" w:hAnsiTheme="majorHAnsi"/>
        </w:rPr>
        <w:t xml:space="preserve"> that are transported </w:t>
      </w:r>
      <w:r w:rsidR="00C95996">
        <w:rPr>
          <w:rFonts w:asciiTheme="majorHAnsi" w:hAnsiTheme="majorHAnsi"/>
        </w:rPr>
        <w:t>across</w:t>
      </w:r>
      <w:r w:rsidR="00A770F8">
        <w:rPr>
          <w:rFonts w:asciiTheme="majorHAnsi" w:hAnsiTheme="majorHAnsi"/>
        </w:rPr>
        <w:t xml:space="preserve"> the cell, taking</w:t>
      </w:r>
      <w:r w:rsidR="00AA434F">
        <w:rPr>
          <w:rFonts w:asciiTheme="majorHAnsi" w:hAnsiTheme="majorHAnsi"/>
        </w:rPr>
        <w:t xml:space="preserve"> </w:t>
      </w:r>
      <w:r w:rsidRPr="003B02CB">
        <w:rPr>
          <w:rFonts w:asciiTheme="majorHAnsi" w:hAnsiTheme="majorHAnsi"/>
        </w:rPr>
        <w:t xml:space="preserve">part </w:t>
      </w:r>
      <w:r w:rsidR="00A770F8">
        <w:rPr>
          <w:rFonts w:asciiTheme="majorHAnsi" w:hAnsiTheme="majorHAnsi"/>
        </w:rPr>
        <w:t xml:space="preserve">in </w:t>
      </w:r>
      <w:r w:rsidRPr="003B02CB">
        <w:rPr>
          <w:rFonts w:asciiTheme="majorHAnsi" w:hAnsiTheme="majorHAnsi"/>
        </w:rPr>
        <w:t xml:space="preserve">a signaling cascade, </w:t>
      </w:r>
      <w:r w:rsidR="00A770F8">
        <w:rPr>
          <w:rFonts w:asciiTheme="majorHAnsi" w:hAnsiTheme="majorHAnsi"/>
        </w:rPr>
        <w:t xml:space="preserve">and </w:t>
      </w:r>
      <w:r w:rsidRPr="003B02CB">
        <w:rPr>
          <w:rFonts w:asciiTheme="majorHAnsi" w:hAnsiTheme="majorHAnsi"/>
        </w:rPr>
        <w:t>forming the link between cell signaling and endocytosis.</w:t>
      </w:r>
    </w:p>
    <w:p w14:paraId="3ADDA4D5" w14:textId="77777777" w:rsidR="00112192" w:rsidRDefault="00112192" w:rsidP="003B02CB">
      <w:pPr>
        <w:rPr>
          <w:rFonts w:asciiTheme="majorHAnsi" w:hAnsiTheme="majorHAnsi"/>
        </w:rPr>
      </w:pPr>
    </w:p>
    <w:p w14:paraId="30D52F65" w14:textId="14AFF192" w:rsidR="002001D2" w:rsidRPr="00DE50A8" w:rsidRDefault="003B02CB" w:rsidP="003B02CB">
      <w:pPr>
        <w:rPr>
          <w:rFonts w:asciiTheme="majorHAnsi" w:hAnsiTheme="majorHAnsi"/>
        </w:rPr>
      </w:pPr>
      <w:r w:rsidRPr="00554819">
        <w:rPr>
          <w:rFonts w:asciiTheme="majorHAnsi" w:hAnsiTheme="majorHAnsi"/>
        </w:rPr>
        <w:t xml:space="preserve">Somewhat dramatically, endocytosis </w:t>
      </w:r>
      <w:commentRangeStart w:id="3"/>
      <w:r w:rsidRPr="00554819">
        <w:rPr>
          <w:rFonts w:asciiTheme="majorHAnsi" w:hAnsiTheme="majorHAnsi"/>
        </w:rPr>
        <w:t>“constitutes the major communications infrastructure of the cell. As such, it governs almost all aspects of the relationships of the cell with the extracellular environment and of intracellular communication. Its evolution constitutes, arguably, the major driving force in the evolution of prokaryotic to eukaryotic organisms”</w:t>
      </w:r>
      <w:r w:rsidRPr="00554819">
        <w:rPr>
          <w:rFonts w:asciiTheme="majorHAnsi" w:hAnsiTheme="majorHAnsi"/>
        </w:rPr>
        <w:fldChar w:fldCharType="begin" w:fldLock="1"/>
      </w:r>
      <w:r w:rsidR="00BA5E2E" w:rsidRPr="00554819">
        <w:rPr>
          <w:rFonts w:asciiTheme="majorHAnsi" w:hAnsiTheme="majorHAnsi"/>
        </w:rPr>
        <w:instrText>ADDIN CSL_CITATION {"citationItems":[{"id":"ITEM-1","itemData":{"author":[{"dropping-particle":"","family":"Sigismund","given":"Sara","non-dropping-particle":"","parse-names":false,"suffix":""},{"dropping-particle":"","family":"Confalonieri","given":"Stefano","non-dropping-particle":"","parse-names":false,"suffix":""},{"dropping-particle":"","family":"Ciliberto","given":"Andrea","non-dropping-particle":"","parse-names":false,"suffix":""},{"dropping-particle":"","family":"Polo","given":"Simona","non-dropping-particle":"","parse-names":false,"suffix":""},{"dropping-particle":"","family":"Scita","given":"Giorgio","non-dropping-particle":"","parse-names":false,"suffix":""},{"dropping-particle":"","family":"Fiore","given":"Pier Paolo","non-dropping-particle":"Di","parse-names":false,"suffix":""}],"container-title":"Physiological Reviews","id":"ITEM-1","issue":"1","issued":{"date-parts":[["2012"]]},"title":"Endocytosis and Signaling: Cell Logistics Shape the Eukaryotic Cell Plan","type":"article-journal","volume":"92"},"uris":["http://www.mendeley.com/documents/?uuid=7dcfdd4b-7e9d-3c9f-931b-71a5db40cfb1"]}],"mendeley":{"formattedCitation":"&lt;sup&gt;1&lt;/sup&gt;","plainTextFormattedCitation":"1","previouslyFormattedCitation":"&lt;sup&gt;1&lt;/sup&gt;"},"properties":{"noteIndex":0},"schema":"https://github.com/citation-style-language/schema/raw/master/csl-citation.json"}</w:instrText>
      </w:r>
      <w:r w:rsidRPr="00554819">
        <w:rPr>
          <w:rFonts w:asciiTheme="majorHAnsi" w:hAnsiTheme="majorHAnsi"/>
        </w:rPr>
        <w:fldChar w:fldCharType="separate"/>
      </w:r>
      <w:r w:rsidR="00BA5E2E" w:rsidRPr="00554819">
        <w:rPr>
          <w:rFonts w:asciiTheme="majorHAnsi" w:hAnsiTheme="majorHAnsi"/>
          <w:noProof/>
          <w:vertAlign w:val="superscript"/>
        </w:rPr>
        <w:t>1</w:t>
      </w:r>
      <w:r w:rsidRPr="00554819">
        <w:rPr>
          <w:rFonts w:asciiTheme="majorHAnsi" w:hAnsiTheme="majorHAnsi"/>
        </w:rPr>
        <w:fldChar w:fldCharType="end"/>
      </w:r>
      <w:r w:rsidRPr="00554819">
        <w:rPr>
          <w:rFonts w:asciiTheme="majorHAnsi" w:hAnsiTheme="majorHAnsi"/>
        </w:rPr>
        <w:t xml:space="preserve">. </w:t>
      </w:r>
      <w:r w:rsidR="00554819" w:rsidRPr="00554819">
        <w:rPr>
          <w:rFonts w:asciiTheme="majorHAnsi" w:hAnsiTheme="majorHAnsi"/>
        </w:rPr>
        <w:t xml:space="preserve"> </w:t>
      </w:r>
      <w:commentRangeEnd w:id="3"/>
      <w:r w:rsidR="002063CB">
        <w:rPr>
          <w:rStyle w:val="CommentReference"/>
        </w:rPr>
        <w:commentReference w:id="3"/>
      </w:r>
      <w:r w:rsidR="00554819" w:rsidRPr="00554819">
        <w:rPr>
          <w:rFonts w:asciiTheme="majorHAnsi" w:hAnsiTheme="majorHAnsi"/>
        </w:rPr>
        <w:t>Plasma membrane regulation and internalization of signaling molecules</w:t>
      </w:r>
      <w:r w:rsidR="002046AF">
        <w:rPr>
          <w:rFonts w:asciiTheme="majorHAnsi" w:hAnsiTheme="majorHAnsi"/>
        </w:rPr>
        <w:t xml:space="preserve"> are</w:t>
      </w:r>
      <w:r w:rsidR="00554819" w:rsidRPr="00554819">
        <w:rPr>
          <w:rFonts w:asciiTheme="majorHAnsi" w:hAnsiTheme="majorHAnsi"/>
        </w:rPr>
        <w:t xml:space="preserve"> critical for the function of the cell. </w:t>
      </w:r>
      <w:r w:rsidR="002046AF">
        <w:rPr>
          <w:rFonts w:asciiTheme="majorHAnsi" w:eastAsia="Times New Roman" w:hAnsiTheme="majorHAnsi" w:cs="Times New Roman"/>
          <w:shd w:val="clear" w:color="auto" w:fill="FFFFFF"/>
          <w:lang w:val="en-GB" w:eastAsia="en-GB"/>
        </w:rPr>
        <w:t xml:space="preserve">Among the vast array of important cargo that are taken up </w:t>
      </w:r>
      <w:r w:rsidR="00DE5DDD">
        <w:rPr>
          <w:rFonts w:asciiTheme="majorHAnsi" w:eastAsia="Times New Roman" w:hAnsiTheme="majorHAnsi" w:cs="Times New Roman"/>
          <w:shd w:val="clear" w:color="auto" w:fill="FFFFFF"/>
          <w:lang w:val="en-GB" w:eastAsia="en-GB"/>
        </w:rPr>
        <w:t xml:space="preserve">via endocytosis </w:t>
      </w:r>
      <w:r w:rsidR="002046AF">
        <w:rPr>
          <w:rFonts w:asciiTheme="majorHAnsi" w:eastAsia="Times New Roman" w:hAnsiTheme="majorHAnsi" w:cs="Times New Roman"/>
          <w:shd w:val="clear" w:color="auto" w:fill="FFFFFF"/>
          <w:lang w:val="en-GB" w:eastAsia="en-GB"/>
        </w:rPr>
        <w:t>are cholesterol</w:t>
      </w:r>
      <w:r w:rsidR="002046AF">
        <w:rPr>
          <w:rFonts w:asciiTheme="majorHAnsi" w:hAnsiTheme="majorHAnsi"/>
        </w:rPr>
        <w:fldChar w:fldCharType="begin" w:fldLock="1"/>
      </w:r>
      <w:r w:rsidR="002046AF">
        <w:rPr>
          <w:rFonts w:asciiTheme="majorHAnsi" w:hAnsiTheme="majorHAnsi"/>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w:instrText>
      </w:r>
      <w:r w:rsidR="002046AF" w:rsidRPr="00CF5313">
        <w:rPr>
          <w:rFonts w:asciiTheme="majorHAnsi" w:hAnsiTheme="majorHAnsi"/>
          <w:lang w:val="fr-CH"/>
        </w:rPr>
        <w:instrText>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lt;sup&gt;2,3&lt;/sup&gt;","plainTextFormattedCitation":"2,3","previouslyFormattedCitation":"&lt;sup&gt;2,3&lt;/sup&gt;"},"properties":{"noteIndex":0},"schema":"https://github.com/citation-style-language/schema/raw/master/csl-citation.json"}</w:instrText>
      </w:r>
      <w:r w:rsidR="002046AF">
        <w:rPr>
          <w:rFonts w:asciiTheme="majorHAnsi" w:hAnsiTheme="majorHAnsi"/>
        </w:rPr>
        <w:fldChar w:fldCharType="separate"/>
      </w:r>
      <w:r w:rsidR="002046AF" w:rsidRPr="00CF5313">
        <w:rPr>
          <w:rFonts w:asciiTheme="majorHAnsi" w:hAnsiTheme="majorHAnsi"/>
          <w:noProof/>
          <w:vertAlign w:val="superscript"/>
          <w:lang w:val="fr-CH"/>
        </w:rPr>
        <w:t>2,3</w:t>
      </w:r>
      <w:r w:rsidR="002046AF">
        <w:rPr>
          <w:rFonts w:asciiTheme="majorHAnsi" w:hAnsiTheme="majorHAnsi"/>
        </w:rPr>
        <w:fldChar w:fldCharType="end"/>
      </w:r>
      <w:r w:rsidR="002046AF" w:rsidRPr="00CF5313">
        <w:rPr>
          <w:rFonts w:asciiTheme="majorHAnsi" w:eastAsia="Times New Roman" w:hAnsiTheme="majorHAnsi" w:cs="Times New Roman"/>
          <w:shd w:val="clear" w:color="auto" w:fill="FFFFFF"/>
          <w:lang w:val="fr-CH" w:eastAsia="en-GB"/>
        </w:rPr>
        <w:t>, insulin</w:t>
      </w:r>
      <w:r w:rsidR="002046AF">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fr-CH" w:eastAsia="en-GB"/>
        </w:rPr>
        <w:instrText>ADDIN CSL_CITATION {"citationItems":[{"id":"ITEM-1","itemData":{"ISSN":"0027-8424","PMID":"6818548","abstract":"When 125I-labeled insulin (125I-insulin) is incubated with 3T3-L1 adipocytes and cells processed for electron microscopic autoradiography, the ligand initially localizes preferentially to microvilli and coated pits. As a function of time and temperature, this initial preferential localization to microvilli is lost, and the ligand is internalized by the cell. Serial sections of apparent coated vesicles near the cell surface indicate that about half of these structures are true vesicles and, therefore, intermediates in this receptor-mediated endocytotic process. With time, 125I-insulin localizes to larger intracellular membrane-bounded structures. When cells are incubated with another ligand, cationic ferritin, that is taken up by adsorptive endocytosis, essentially the same structures are involved as for the endocytosis of 125I-insulin. The data suggest that specificity for receptor-mediated endocytosis is conferred by the specific ligand receptor and possibly by ligand-induced receptor mobility in the plane of the plasma membrane. Other structures such as coated pits, coated vesicles, larger vesicles, and secondary lysosomes are common for different ligands.","author":[{"dropping-particle":"","family":"Fan","given":"J Y","non-dropping-particle":"","parse-names":false,"suffix":""},{"dropping-particle":"","family":"Carpentier","given":"J L","non-dropping-particle":"","parse-names":false,"suffix":""},{"dropping-particle":"","family":"Gorden","given":"P","non-dropping-particle":"","parse-names":false,"suffix":""},{"dropping-particle":"","family":"Obberghen","given":"E","non-dropping-particle":"Van","parse-names":false,"suffix":""},{"dropping-particle":"","family":"Blackett","given":"N M","non-dropping-particle":"","parse-names":false,"suffix":""},{"dropping-particle":"","family":"Grunfeld","given":"C","non-dropping-particle":"","parse-names":false,"suffix":""},{"dropping-particle":"","family":"Orci","given":"L","non-dropping-particle":"","parse-names":false,"suffix":""}],"container-title":"Proceedings of the National Academy of Sciences of the United States of America","id":"ITEM-1","issue":"24","issued":{"date-parts":[["1982","12"]]},"page":"7788-91","publisher":"National Academy of Sciences","title":"Receptor-mediated endocytosis of insulin: role of microvilli, coated pits, and coated vesicles.","type":"article-journal","volume":"79"},"uris":["http://www.mendeley.com/documents/?uuid=6a93c407-82e4-34c8-ba71-9e2689c80890"]}],"mendeley":{"formattedCitation":"&lt;sup&gt;4&lt;/sup&gt;","plainTextFormattedCitation":"4","previouslyFormattedCitation":"&lt;sup&gt;4&lt;/sup&gt;"},"properties":{"noteIndex":0},"schema":"https://github.com/citation-style-language/schema/raw/master/csl-citation.json"}</w:instrText>
      </w:r>
      <w:r w:rsidR="002046AF">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fr-CH" w:eastAsia="en-GB"/>
        </w:rPr>
        <w:t>4</w:t>
      </w:r>
      <w:r w:rsidR="002046AF">
        <w:rPr>
          <w:rFonts w:asciiTheme="majorHAnsi" w:eastAsia="Times New Roman" w:hAnsiTheme="majorHAnsi" w:cs="Times New Roman"/>
          <w:shd w:val="clear" w:color="auto" w:fill="FFFFFF"/>
          <w:lang w:val="en-GB" w:eastAsia="en-GB"/>
        </w:rPr>
        <w:fldChar w:fldCharType="end"/>
      </w:r>
      <w:r w:rsidR="00BE54A6">
        <w:rPr>
          <w:rFonts w:asciiTheme="majorHAnsi" w:eastAsia="Times New Roman" w:hAnsiTheme="majorHAnsi" w:cs="Times New Roman"/>
          <w:shd w:val="clear" w:color="auto" w:fill="FFFFFF"/>
          <w:lang w:val="fr-CH" w:eastAsia="en-GB"/>
        </w:rPr>
        <w:t xml:space="preserve">, </w:t>
      </w:r>
      <w:r w:rsidR="00516694">
        <w:rPr>
          <w:rFonts w:asciiTheme="majorHAnsi" w:eastAsia="Times New Roman" w:hAnsiTheme="majorHAnsi" w:cs="Times New Roman"/>
          <w:shd w:val="clear" w:color="auto" w:fill="FFFFFF"/>
          <w:lang w:val="fr-CH" w:eastAsia="en-GB"/>
        </w:rPr>
        <w:t>and</w:t>
      </w:r>
      <w:r w:rsidR="002046AF" w:rsidRPr="00CF5313">
        <w:rPr>
          <w:rFonts w:asciiTheme="majorHAnsi" w:eastAsia="Times New Roman" w:hAnsiTheme="majorHAnsi" w:cs="Times New Roman"/>
          <w:shd w:val="clear" w:color="auto" w:fill="FFFFFF"/>
          <w:lang w:val="fr-CH" w:eastAsia="en-GB"/>
        </w:rPr>
        <w:t xml:space="preserve"> other hormones.</w:t>
      </w:r>
      <w:r w:rsidR="002046AF">
        <w:rPr>
          <w:rFonts w:asciiTheme="majorHAnsi" w:eastAsia="Times New Roman" w:hAnsiTheme="majorHAnsi" w:cs="Times New Roman"/>
          <w:shd w:val="clear" w:color="auto" w:fill="FFFFFF"/>
          <w:lang w:val="fr-CH" w:eastAsia="en-GB"/>
        </w:rPr>
        <w:t xml:space="preserve"> </w:t>
      </w:r>
      <w:r w:rsidR="00B83AA7" w:rsidRPr="001377FD">
        <w:rPr>
          <w:rFonts w:asciiTheme="majorHAnsi" w:eastAsia="Times New Roman" w:hAnsiTheme="majorHAnsi" w:cs="Times New Roman"/>
          <w:shd w:val="clear" w:color="auto" w:fill="FFFFFF"/>
          <w:lang w:val="fr-CH" w:eastAsia="en-GB"/>
        </w:rPr>
        <w:t xml:space="preserve">Not </w:t>
      </w:r>
      <w:r w:rsidR="002046AF" w:rsidRPr="001377FD">
        <w:rPr>
          <w:rFonts w:asciiTheme="majorHAnsi" w:eastAsia="Times New Roman" w:hAnsiTheme="majorHAnsi" w:cs="Times New Roman"/>
          <w:shd w:val="clear" w:color="auto" w:fill="FFFFFF"/>
          <w:lang w:val="fr-CH" w:eastAsia="en-GB"/>
        </w:rPr>
        <w:t xml:space="preserve">surprisingly, </w:t>
      </w:r>
      <w:r w:rsidR="002046AF" w:rsidRPr="001377FD">
        <w:rPr>
          <w:rFonts w:asciiTheme="majorHAnsi" w:hAnsiTheme="majorHAnsi"/>
          <w:lang w:val="fr-CH"/>
        </w:rPr>
        <w:t>m</w:t>
      </w:r>
      <w:r w:rsidR="00554819" w:rsidRPr="001377FD">
        <w:rPr>
          <w:rFonts w:asciiTheme="majorHAnsi" w:hAnsiTheme="majorHAnsi"/>
          <w:lang w:val="fr-CH"/>
        </w:rPr>
        <w:t xml:space="preserve">any </w:t>
      </w:r>
      <w:r w:rsidR="00D075EE" w:rsidRPr="001377FD">
        <w:rPr>
          <w:rFonts w:asciiTheme="majorHAnsi" w:hAnsiTheme="majorHAnsi"/>
          <w:lang w:val="fr-CH"/>
        </w:rPr>
        <w:t xml:space="preserve">human </w:t>
      </w:r>
      <w:r w:rsidR="00554819" w:rsidRPr="001377FD">
        <w:rPr>
          <w:rFonts w:asciiTheme="majorHAnsi" w:hAnsiTheme="majorHAnsi"/>
          <w:lang w:val="fr-CH"/>
        </w:rPr>
        <w:t xml:space="preserve">diseases have been linked to defects in the endocytic pathway like </w:t>
      </w:r>
      <w:r w:rsidR="0084095A" w:rsidRPr="001377FD">
        <w:rPr>
          <w:rFonts w:asciiTheme="majorHAnsi" w:hAnsiTheme="majorHAnsi"/>
          <w:lang w:val="fr-CH"/>
        </w:rPr>
        <w:t>familial hypercholesterolemia</w:t>
      </w:r>
      <w:r w:rsidR="00693DDA">
        <w:rPr>
          <w:rFonts w:asciiTheme="majorHAnsi" w:hAnsiTheme="majorHAnsi"/>
        </w:rPr>
        <w:fldChar w:fldCharType="begin" w:fldLock="1"/>
      </w:r>
      <w:r w:rsidR="00FA5CC7" w:rsidRPr="001377FD">
        <w:rPr>
          <w:rFonts w:asciiTheme="majorHAnsi" w:hAnsiTheme="majorHAnsi"/>
          <w:lang w:val="fr-CH"/>
        </w:rPr>
        <w:instrText xml:space="preserve">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w:instrText>
      </w:r>
      <w:r w:rsidR="00FA5CC7">
        <w:rPr>
          <w:rFonts w:asciiTheme="majorHAnsi" w:hAnsiTheme="majorHAnsi"/>
        </w:rPr>
        <w:instrText>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lt;sup&gt;2,3&lt;/sup&gt;","plainTextFormattedCitation":"2,3","previouslyFormattedCitation":"&lt;sup&gt;2,3&lt;/sup&gt;"},"properties":{"noteIndex":0},"schema":"https://github.com/citation-style-language/schema/raw/master/csl-citation.json"}</w:instrText>
      </w:r>
      <w:r w:rsidR="00693DDA">
        <w:rPr>
          <w:rFonts w:asciiTheme="majorHAnsi" w:hAnsiTheme="majorHAnsi"/>
        </w:rPr>
        <w:fldChar w:fldCharType="separate"/>
      </w:r>
      <w:r w:rsidR="00693DDA" w:rsidRPr="00693DDA">
        <w:rPr>
          <w:rFonts w:asciiTheme="majorHAnsi" w:hAnsiTheme="majorHAnsi"/>
          <w:noProof/>
          <w:vertAlign w:val="superscript"/>
        </w:rPr>
        <w:t>2,3</w:t>
      </w:r>
      <w:r w:rsidR="00693DDA">
        <w:rPr>
          <w:rFonts w:asciiTheme="majorHAnsi" w:hAnsiTheme="majorHAnsi"/>
        </w:rPr>
        <w:fldChar w:fldCharType="end"/>
      </w:r>
      <w:r w:rsidR="00693DDA">
        <w:rPr>
          <w:rFonts w:asciiTheme="majorHAnsi" w:hAnsiTheme="majorHAnsi"/>
        </w:rPr>
        <w:t xml:space="preserve"> </w:t>
      </w:r>
      <w:r w:rsidR="0084095A">
        <w:rPr>
          <w:rFonts w:asciiTheme="majorHAnsi" w:hAnsiTheme="majorHAnsi"/>
        </w:rPr>
        <w:t>-</w:t>
      </w:r>
      <w:r w:rsidR="00CA6B2E">
        <w:rPr>
          <w:rFonts w:asciiTheme="majorHAnsi" w:hAnsiTheme="majorHAnsi"/>
        </w:rPr>
        <w:t>the study of which established the field of endocytosis</w:t>
      </w:r>
      <w:r w:rsidR="002046AF">
        <w:rPr>
          <w:rFonts w:asciiTheme="majorHAnsi" w:hAnsiTheme="majorHAnsi"/>
        </w:rPr>
        <w:t>-,</w:t>
      </w:r>
      <w:r w:rsidR="0084095A">
        <w:rPr>
          <w:rFonts w:asciiTheme="majorHAnsi" w:hAnsiTheme="majorHAnsi"/>
        </w:rPr>
        <w:t xml:space="preserve"> </w:t>
      </w:r>
      <w:r w:rsidR="00554819" w:rsidRPr="00554819">
        <w:rPr>
          <w:rFonts w:asciiTheme="majorHAnsi" w:hAnsiTheme="majorHAnsi"/>
        </w:rPr>
        <w:t>Alzheimer’s</w:t>
      </w:r>
      <w:r w:rsidR="004256BF">
        <w:rPr>
          <w:rFonts w:asciiTheme="majorHAnsi" w:hAnsiTheme="majorHAnsi"/>
        </w:rPr>
        <w:fldChar w:fldCharType="begin" w:fldLock="1"/>
      </w:r>
      <w:r w:rsidR="00045D8E">
        <w:rPr>
          <w:rFonts w:asciiTheme="majorHAnsi" w:hAnsiTheme="majorHAnsi"/>
        </w:rPr>
        <w:instrText>ADDIN CSL_CITATION {"citationItems":[{"id":"ITEM-1","itemData":{"DOI":"10.1101/cshperspect.a016931","ISSN":"1943-0264","PMID":"24789821","abstract":"In addition to their roles in normal cell physiology, endocytic processes play a key role in many diseases. In this review, three diseases are discussed as examples of the role of endocytic processes in disease. The uptake of cholesterol via LDL is central to our understanding of atherosclerosis, and the study of this disease led to many of the key breakthroughs in understanding receptor-mediated endocytosis. Alzheimer's disease is a growing burden as the population ages. Endosomes and lysosomes play important but only partially understood roles in both the formation and the degradation of the amyloid fibrils that are associated with Alzheimer's disease. Inherited lysosomal storage diseases are individually rare, but collectively they affect many individuals. Recent advances are leading to improved enzyme replacement therapy and are also leading to small-molecule drugs to treat some of these diseases.","author":[{"dropping-particle":"","family":"Maxfield","given":"F. R.","non-dropping-particle":"","parse-names":false,"suffix":""}],"container-title":"Cold Spring Harbor Perspectives in Biology","id":"ITEM-1","issue":"5","issued":{"date-parts":[["2014","5","1"]]},"page":"a016931-a016931","title":"Role of Endosomes and Lysosomes in Human Disease","type":"article-journal","volume":"6"},"uris":["http://www.mendeley.com/documents/?uuid=57681f59-ccba-3def-8f79-6e647780f5fb"]}],"mendeley":{"formattedCitation":"&lt;sup&gt;5&lt;/sup&gt;","plainTextFormattedCitation":"5","previouslyFormattedCitation":"&lt;sup&gt;5&lt;/sup&gt;"},"properties":{"noteIndex":0},"schema":"https://github.com/citation-style-language/schema/raw/master/csl-citation.json"}</w:instrText>
      </w:r>
      <w:r w:rsidR="004256BF">
        <w:rPr>
          <w:rFonts w:asciiTheme="majorHAnsi" w:hAnsiTheme="majorHAnsi"/>
        </w:rPr>
        <w:fldChar w:fldCharType="separate"/>
      </w:r>
      <w:r w:rsidR="002046AF" w:rsidRPr="002046AF">
        <w:rPr>
          <w:rFonts w:asciiTheme="majorHAnsi" w:hAnsiTheme="majorHAnsi"/>
          <w:noProof/>
          <w:vertAlign w:val="superscript"/>
        </w:rPr>
        <w:t>5</w:t>
      </w:r>
      <w:r w:rsidR="004256BF">
        <w:rPr>
          <w:rFonts w:asciiTheme="majorHAnsi" w:hAnsiTheme="majorHAnsi"/>
        </w:rPr>
        <w:fldChar w:fldCharType="end"/>
      </w:r>
      <w:r w:rsidR="002046AF">
        <w:rPr>
          <w:rFonts w:asciiTheme="majorHAnsi" w:hAnsiTheme="majorHAnsi"/>
        </w:rPr>
        <w:t>,</w:t>
      </w:r>
      <w:r w:rsidR="008E7AA4">
        <w:rPr>
          <w:rFonts w:asciiTheme="majorHAnsi" w:eastAsia="Times New Roman" w:hAnsiTheme="majorHAnsi" w:cs="Times New Roman"/>
          <w:shd w:val="clear" w:color="auto" w:fill="FFFFFF"/>
          <w:lang w:val="en-GB" w:eastAsia="en-GB"/>
        </w:rPr>
        <w:t xml:space="preserve"> and some types of cancer</w:t>
      </w:r>
      <w:r w:rsidR="002046AF">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en-GB" w:eastAsia="en-GB"/>
        </w:rPr>
        <w:instrText>ADDIN CSL_CITATION {"citationItems":[{"id":"ITEM-1","itemData":{"DOI":"10.1038/nrc2521","ISSN":"1474-175X","author":[{"dropping-particle":"","family":"Mosesson","given":"Yaron","non-dropping-particle":"","parse-names":false,"suffix":""},{"dropping-particle":"","family":"Mills","given":"Gordon B.","non-dropping-particle":"","parse-names":false,"suffix":""},{"dropping-particle":"","family":"Yarden","given":"Yosef","non-dropping-particle":"","parse-names":false,"suffix":""}],"container-title":"Nature Reviews Cancer","id":"ITEM-1","issue":"11","issued":{"date-parts":[["2008","11"]]},"page":"835-850","publisher":"Nature Publishing Group","title":"Derailed endocytosis: an emerging feature of cancer","type":"article-journal","volume":"8"},"uris":["http://www.mendeley.com/documents/?uuid=eccebc67-32c7-37d6-a884-75c0aa554ab0"]}],"mendeley":{"formattedCitation":"&lt;sup&gt;6&lt;/sup&gt;","plainTextFormattedCitation":"6","previouslyFormattedCitation":"&lt;sup&gt;6&lt;/sup&gt;"},"properties":{"noteIndex":0},"schema":"https://github.com/citation-style-language/schema/raw/master/csl-citation.json"}</w:instrText>
      </w:r>
      <w:r w:rsidR="002046AF">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en-GB" w:eastAsia="en-GB"/>
        </w:rPr>
        <w:t>6</w:t>
      </w:r>
      <w:r w:rsidR="002046AF">
        <w:rPr>
          <w:rFonts w:asciiTheme="majorHAnsi" w:eastAsia="Times New Roman" w:hAnsiTheme="majorHAnsi" w:cs="Times New Roman"/>
          <w:shd w:val="clear" w:color="auto" w:fill="FFFFFF"/>
          <w:lang w:val="en-GB" w:eastAsia="en-GB"/>
        </w:rPr>
        <w:fldChar w:fldCharType="end"/>
      </w:r>
      <w:r w:rsidR="002046AF">
        <w:rPr>
          <w:rFonts w:asciiTheme="majorHAnsi" w:eastAsia="Times New Roman" w:hAnsiTheme="majorHAnsi" w:cs="Times New Roman"/>
          <w:shd w:val="clear" w:color="auto" w:fill="FFFFFF"/>
          <w:lang w:val="en-GB" w:eastAsia="en-GB"/>
        </w:rPr>
        <w:t>.</w:t>
      </w:r>
      <w:r w:rsidR="008E7AA4">
        <w:rPr>
          <w:rFonts w:asciiTheme="majorHAnsi" w:eastAsia="Times New Roman" w:hAnsiTheme="majorHAnsi" w:cs="Times New Roman"/>
          <w:shd w:val="clear" w:color="auto" w:fill="FFFFFF"/>
          <w:lang w:val="en-GB" w:eastAsia="en-GB"/>
        </w:rPr>
        <w:t xml:space="preserve"> </w:t>
      </w:r>
      <w:r w:rsidR="002046AF" w:rsidRPr="002046AF">
        <w:rPr>
          <w:rFonts w:asciiTheme="majorHAnsi" w:eastAsia="Times New Roman" w:hAnsiTheme="majorHAnsi" w:cs="Times New Roman"/>
          <w:shd w:val="clear" w:color="auto" w:fill="FFFFFF"/>
          <w:lang w:val="en-GB" w:eastAsia="en-GB"/>
        </w:rPr>
        <w:t>T</w:t>
      </w:r>
      <w:r w:rsidR="008E7AA4" w:rsidRPr="002046AF">
        <w:rPr>
          <w:rFonts w:asciiTheme="majorHAnsi" w:eastAsia="Times New Roman" w:hAnsiTheme="majorHAnsi" w:cs="Times New Roman"/>
          <w:shd w:val="clear" w:color="auto" w:fill="FFFFFF"/>
          <w:lang w:val="en-GB" w:eastAsia="en-GB"/>
        </w:rPr>
        <w:t>he</w:t>
      </w:r>
      <w:r w:rsidR="00BE54A6">
        <w:rPr>
          <w:rFonts w:asciiTheme="majorHAnsi" w:eastAsia="Times New Roman" w:hAnsiTheme="majorHAnsi" w:cs="Times New Roman"/>
          <w:shd w:val="clear" w:color="auto" w:fill="FFFFFF"/>
          <w:lang w:val="en-GB" w:eastAsia="en-GB"/>
        </w:rPr>
        <w:t xml:space="preserve"> importance of the</w:t>
      </w:r>
      <w:r w:rsidR="008E7AA4" w:rsidRPr="002046AF">
        <w:rPr>
          <w:rFonts w:asciiTheme="majorHAnsi" w:eastAsia="Times New Roman" w:hAnsiTheme="majorHAnsi" w:cs="Times New Roman"/>
          <w:shd w:val="clear" w:color="auto" w:fill="FFFFFF"/>
          <w:lang w:val="en-GB" w:eastAsia="en-GB"/>
        </w:rPr>
        <w:t xml:space="preserve"> </w:t>
      </w:r>
      <w:r w:rsidR="002046AF" w:rsidRPr="002046AF">
        <w:rPr>
          <w:rFonts w:asciiTheme="majorHAnsi" w:eastAsia="Times New Roman" w:hAnsiTheme="majorHAnsi" w:cs="Times New Roman"/>
          <w:shd w:val="clear" w:color="auto" w:fill="FFFFFF"/>
          <w:lang w:val="en-GB" w:eastAsia="en-GB"/>
        </w:rPr>
        <w:t xml:space="preserve">endocytic </w:t>
      </w:r>
      <w:r w:rsidR="008E7AA4" w:rsidRPr="002046AF">
        <w:rPr>
          <w:rFonts w:asciiTheme="majorHAnsi" w:eastAsia="Times New Roman" w:hAnsiTheme="majorHAnsi" w:cs="Times New Roman"/>
          <w:shd w:val="clear" w:color="auto" w:fill="FFFFFF"/>
          <w:lang w:val="en-GB" w:eastAsia="en-GB"/>
        </w:rPr>
        <w:t>machinery</w:t>
      </w:r>
      <w:r w:rsidR="00BE54A6">
        <w:rPr>
          <w:rFonts w:asciiTheme="majorHAnsi" w:eastAsia="Times New Roman" w:hAnsiTheme="majorHAnsi" w:cs="Times New Roman"/>
          <w:shd w:val="clear" w:color="auto" w:fill="FFFFFF"/>
          <w:lang w:val="en-GB" w:eastAsia="en-GB"/>
        </w:rPr>
        <w:t xml:space="preserve"> as the entry portal of the cell is evident in the fact that it</w:t>
      </w:r>
      <w:r w:rsidR="00554819" w:rsidRPr="002046AF">
        <w:rPr>
          <w:rFonts w:asciiTheme="majorHAnsi" w:eastAsia="Times New Roman" w:hAnsiTheme="majorHAnsi" w:cs="Times New Roman"/>
          <w:shd w:val="clear" w:color="auto" w:fill="FFFFFF"/>
          <w:lang w:val="en-GB" w:eastAsia="en-GB"/>
        </w:rPr>
        <w:t xml:space="preserve"> is</w:t>
      </w:r>
      <w:r w:rsidR="002046AF">
        <w:rPr>
          <w:rFonts w:asciiTheme="majorHAnsi" w:eastAsia="Times New Roman" w:hAnsiTheme="majorHAnsi" w:cs="Times New Roman"/>
          <w:shd w:val="clear" w:color="auto" w:fill="FFFFFF"/>
          <w:lang w:val="en-GB" w:eastAsia="en-GB"/>
        </w:rPr>
        <w:t xml:space="preserve"> </w:t>
      </w:r>
      <w:r w:rsidR="00554819" w:rsidRPr="002046AF">
        <w:rPr>
          <w:rFonts w:asciiTheme="majorHAnsi" w:eastAsia="Times New Roman" w:hAnsiTheme="majorHAnsi" w:cs="Times New Roman"/>
          <w:shd w:val="clear" w:color="auto" w:fill="FFFFFF"/>
          <w:lang w:val="en-GB" w:eastAsia="en-GB"/>
        </w:rPr>
        <w:t>hijacked</w:t>
      </w:r>
      <w:r w:rsidR="002046AF">
        <w:rPr>
          <w:rFonts w:asciiTheme="majorHAnsi" w:eastAsia="Times New Roman" w:hAnsiTheme="majorHAnsi" w:cs="Times New Roman"/>
          <w:shd w:val="clear" w:color="auto" w:fill="FFFFFF"/>
          <w:lang w:val="en-GB" w:eastAsia="en-GB"/>
        </w:rPr>
        <w:t xml:space="preserve"> by pathogens like viruses </w:t>
      </w:r>
      <w:r w:rsidR="00554819" w:rsidRPr="002046AF">
        <w:rPr>
          <w:rFonts w:asciiTheme="majorHAnsi" w:eastAsia="Times New Roman" w:hAnsiTheme="majorHAnsi" w:cs="Times New Roman"/>
          <w:shd w:val="clear" w:color="auto" w:fill="FFFFFF"/>
          <w:lang w:val="en-GB" w:eastAsia="en-GB"/>
        </w:rPr>
        <w:t>and bacteria to enter host cells</w:t>
      </w:r>
      <w:r w:rsidR="00FA5CC7">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en-GB" w:eastAsia="en-GB"/>
        </w:rPr>
        <w:instrText>ADDIN CSL_CITATION {"citationItems":[{"id":"ITEM-1","itemData":{"DOI":"10.1146/annurev-biochem-060208-104626","ISSN":"0066-4154","abstract":"Although viruses are simple in structure and composition, their interactions with host cells are complex. Merely to gain entry, animal viruses make use of a repertoire of cellular processes that involve hundreds of cellular proteins. Although some viruses have the capacity to penetrate into the cytosol directly through the plasma membrane, most depend on endocytic uptake, vesicular transport through the cytoplasm, and delivery to endosomes and other intracellular organelles. The internalization may involve clathrin-mediated endocytosis (CME), macropinocytosis, caveolar/lipid raft-mediated endocytosis, or a variety of other still poorly characterized mechanisms. This review focuses on the cell biology of virus entry and the different strategies and endocytic mechanisms used by animal viruses.","author":[{"dropping-particle":"","family":"Mercer","given":"Jason","non-dropping-particle":"","parse-names":false,"suffix":""},{"dropping-particle":"","family":"Schelhaas","given":"Mario","non-dropping-particle":"","parse-names":false,"suffix":""},{"dropping-particle":"","family":"Helenius","given":"Ari","non-dropping-particle":"","parse-names":false,"suffix":""}],"container-title":"Annual Review of Biochemistry","id":"ITEM-1","issue":"1","issued":{"date-parts":[["2010","6","7"]]},"page":"803-833","publisher":" Annual Reviews ","title":"Virus Entry by Endocytosis","type":"article-journal","volume":"79"},"uris":["http://www.mendeley.com/documents/?uuid=3c99bf99-c719-32af-b01b-53d80d2ced17"]}],"mendeley":{"formattedCitation":"&lt;sup&gt;7&lt;/sup&gt;","plainTextFormattedCitation":"7","previouslyFormattedCitation":"&lt;sup&gt;7&lt;/sup&gt;"},"properties":{"noteIndex":0},"schema":"https://github.com/citation-style-language/schema/raw/master/csl-citation.json"}</w:instrText>
      </w:r>
      <w:r w:rsidR="00FA5CC7">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en-GB" w:eastAsia="en-GB"/>
        </w:rPr>
        <w:t>7</w:t>
      </w:r>
      <w:r w:rsidR="00FA5CC7">
        <w:rPr>
          <w:rFonts w:asciiTheme="majorHAnsi" w:eastAsia="Times New Roman" w:hAnsiTheme="majorHAnsi" w:cs="Times New Roman"/>
          <w:shd w:val="clear" w:color="auto" w:fill="FFFFFF"/>
          <w:lang w:val="en-GB" w:eastAsia="en-GB"/>
        </w:rPr>
        <w:fldChar w:fldCharType="end"/>
      </w:r>
      <w:r w:rsidR="00554819" w:rsidRPr="002046AF">
        <w:rPr>
          <w:rFonts w:asciiTheme="majorHAnsi" w:eastAsia="Times New Roman" w:hAnsiTheme="majorHAnsi" w:cs="Times New Roman"/>
          <w:shd w:val="clear" w:color="auto" w:fill="FFFFFF"/>
          <w:lang w:val="en-GB" w:eastAsia="en-GB"/>
        </w:rPr>
        <w:t xml:space="preserve">. </w:t>
      </w:r>
      <w:r w:rsidR="00DE50A8" w:rsidRPr="003B02CB">
        <w:rPr>
          <w:rFonts w:asciiTheme="majorHAnsi" w:hAnsiTheme="majorHAnsi"/>
        </w:rPr>
        <w:t>O</w:t>
      </w:r>
      <w:r w:rsidR="00DE50A8">
        <w:rPr>
          <w:rFonts w:asciiTheme="majorHAnsi" w:hAnsiTheme="majorHAnsi"/>
        </w:rPr>
        <w:t>ther components of the cellular signaling</w:t>
      </w:r>
      <w:r w:rsidR="00DE50A8" w:rsidRPr="003B02CB">
        <w:rPr>
          <w:rFonts w:asciiTheme="majorHAnsi" w:hAnsiTheme="majorHAnsi"/>
        </w:rPr>
        <w:t xml:space="preserve"> pathway</w:t>
      </w:r>
      <w:r w:rsidR="00DE50A8">
        <w:rPr>
          <w:rFonts w:asciiTheme="majorHAnsi" w:hAnsiTheme="majorHAnsi"/>
        </w:rPr>
        <w:t xml:space="preserve"> transmit signals across the cell and between various organelles</w:t>
      </w:r>
      <w:r w:rsidR="00DE50A8" w:rsidRPr="003B02CB">
        <w:rPr>
          <w:rFonts w:asciiTheme="majorHAnsi" w:hAnsiTheme="majorHAnsi"/>
        </w:rPr>
        <w:t xml:space="preserve"> like the Golgi apparatus and endoplasmic reticulum</w:t>
      </w:r>
      <w:r w:rsidR="00DE50A8">
        <w:rPr>
          <w:rFonts w:asciiTheme="majorHAnsi" w:hAnsiTheme="majorHAnsi"/>
        </w:rPr>
        <w:t>. These membranes</w:t>
      </w:r>
      <w:r w:rsidR="00DE50A8" w:rsidRPr="003B02CB">
        <w:rPr>
          <w:rFonts w:asciiTheme="majorHAnsi" w:hAnsiTheme="majorHAnsi"/>
        </w:rPr>
        <w:t xml:space="preserve"> undergo similar transitions of the bounding</w:t>
      </w:r>
      <w:r w:rsidR="00DE50A8">
        <w:rPr>
          <w:rFonts w:asciiTheme="majorHAnsi" w:hAnsiTheme="majorHAnsi"/>
        </w:rPr>
        <w:t xml:space="preserve"> membrane</w:t>
      </w:r>
      <w:r w:rsidR="00DE50A8" w:rsidRPr="003B02CB">
        <w:rPr>
          <w:rFonts w:asciiTheme="majorHAnsi" w:hAnsiTheme="majorHAnsi"/>
        </w:rPr>
        <w:t>, and have mechanistic</w:t>
      </w:r>
      <w:r w:rsidR="00DE50A8">
        <w:rPr>
          <w:rFonts w:asciiTheme="majorHAnsi" w:hAnsiTheme="majorHAnsi"/>
        </w:rPr>
        <w:t xml:space="preserve"> and biochemical</w:t>
      </w:r>
      <w:r w:rsidR="00DE50A8" w:rsidRPr="003B02CB">
        <w:rPr>
          <w:rFonts w:asciiTheme="majorHAnsi" w:hAnsiTheme="majorHAnsi"/>
        </w:rPr>
        <w:t xml:space="preserve"> similarities</w:t>
      </w:r>
      <w:r w:rsidR="00DE50A8">
        <w:rPr>
          <w:rFonts w:asciiTheme="majorHAnsi" w:hAnsiTheme="majorHAnsi"/>
        </w:rPr>
        <w:fldChar w:fldCharType="begin" w:fldLock="1"/>
      </w:r>
      <w:r w:rsidR="00350CCA">
        <w:rPr>
          <w:rFonts w:asciiTheme="majorHAnsi" w:hAnsiTheme="majorHAnsi"/>
        </w:rPr>
        <w:instrText>ADDIN CSL_CITATION {"citationItems":[{"id":"ITEM-1","itemData":{"DOI":"10.1016/J.CEB.2004.06.009","ISSN":"0955-0674","abstract":"Vesicle and tubule transport containers move proteins and lipids from one membrane system to another. Newly forming transport containers frequently have electron-dense coats. Coats coordinate the accumulation of cargo and sculpt the membrane. Recent advances have shown that components of both COP1 and clathrin-adaptor coats share the same structure and the same motif-based cargo recognition and accessory factor recruitment mechanisms, which leads to insights on conserved aspects of coat recruitment, polymerisation and membrane deformation. These themes point to the way in which evolutionarily conserved features underpin these diverse pathways.","author":[{"dropping-particle":"","family":"McMahon","given":"Harvey T","non-dropping-particle":"","parse-names":false,"suffix":""},{"dropping-particle":"","family":"Mills","given":"Ian G","non-dropping-particle":"","parse-names":false,"suffix":""}],"container-title":"Current Opinion in Cell Biology","id":"ITEM-1","issue":"4","issued":{"date-parts":[["2004","8","1"]]},"page":"379-391","publisher":"Elsevier Current Trends","title":"COP and clathrin-coated vesicle budding: different pathways, common approaches","type":"article-journal","volume":"16"},"uris":["http://www.mendeley.com/documents/?uuid=e15378fc-9254-3c09-adac-50d61ea0dc2d"]},{"id":"ITEM-2","itemData":{"DOI":"10.1016/j.bbamcr.2005.04.005","ISSN":"01674889","PMID":"15922462","abstract":"Clathrin-mediated vesicular trafficking events underpin the vectorial transfer of macromolecules between several eukaryotic membrane-bound compartments. Classical models for coat operation, focused principally on interactions between clathrin, the heterotetrameric adaptor complexes, and cargo molecules, fail to account for the full complexity of the coat assembly and sorting process. New data reveal that targeting of clathrin adaptor complexes is generally supported by phosphoinositides, that cargo recognition by heterotetrameric adaptors depends on phosphorylation-driven conformational alterations, and that dedicated clathrin-associated sorting proteins (CLASPs) exist to promote the selective trafficking of specific categories of cargo. A host of accessory factors also participate in coat polymerization events, and the independently folded appendage domains that project off the heterotetrameric adaptor core function as recruitment platforms that appear to oversee assembly operations. It is also now clear that focal polymerization of branched actin microfilaments contributes to clathrin-coated vesicle assembly and movement at both plasma membrane and Golgi sites. This improved appreciation of the complex mechanisms governing clathrin-dependent sorting events reveals several common principles of clathrin operation at the Golgi and the plasma membrane.","author":[{"dropping-particle":"","family":"Traub","given":"Linton M.","non-dropping-particle":"","parse-names":false,"suffix":""}],"container-title":"Biochimica et Biophysica Acta (BBA) - Molecular Cell Research","id":"ITEM-2","issue":"3","issued":{"date-parts":[["2005","7","10"]]},"page":"415-437","title":"Common principles in clathrin-mediated sorting at the Golgi and the plasma membrane","type":"article-journal","volume":"1744"},"uris":["http://www.mendeley.com/documents/?uuid=d5587cf4-1b63-3742-b9c1-459dd867d643"]}],"mendeley":{"formattedCitation":"&lt;sup&gt;8,9&lt;/sup&gt;","plainTextFormattedCitation":"8,9","previouslyFormattedCitation":"&lt;sup&gt;8,9&lt;/sup&gt;"},"properties":{"noteIndex":0},"schema":"https://github.com/citation-style-language/schema/raw/master/csl-citation.json"}</w:instrText>
      </w:r>
      <w:r w:rsidR="00DE50A8">
        <w:rPr>
          <w:rFonts w:asciiTheme="majorHAnsi" w:hAnsiTheme="majorHAnsi"/>
        </w:rPr>
        <w:fldChar w:fldCharType="separate"/>
      </w:r>
      <w:r w:rsidR="00350CCA" w:rsidRPr="00350CCA">
        <w:rPr>
          <w:rFonts w:asciiTheme="majorHAnsi" w:hAnsiTheme="majorHAnsi"/>
          <w:noProof/>
          <w:vertAlign w:val="superscript"/>
        </w:rPr>
        <w:t>8,9</w:t>
      </w:r>
      <w:r w:rsidR="00DE50A8">
        <w:rPr>
          <w:rFonts w:asciiTheme="majorHAnsi" w:hAnsiTheme="majorHAnsi"/>
        </w:rPr>
        <w:fldChar w:fldCharType="end"/>
      </w:r>
      <w:r w:rsidR="00DE50A8" w:rsidRPr="003B02CB">
        <w:rPr>
          <w:rFonts w:asciiTheme="majorHAnsi" w:hAnsiTheme="majorHAnsi"/>
        </w:rPr>
        <w:t xml:space="preserve">. </w:t>
      </w:r>
    </w:p>
    <w:p w14:paraId="6CAE424B" w14:textId="77777777" w:rsidR="006B697B" w:rsidRPr="002046AF" w:rsidRDefault="006B697B" w:rsidP="003B02CB">
      <w:pPr>
        <w:rPr>
          <w:rFonts w:asciiTheme="majorHAnsi" w:eastAsia="Times New Roman" w:hAnsiTheme="majorHAnsi" w:cs="Times New Roman"/>
          <w:lang w:val="en-GB" w:eastAsia="en-GB"/>
        </w:rPr>
      </w:pPr>
    </w:p>
    <w:p w14:paraId="3DE7C837" w14:textId="7C7569E0" w:rsidR="007F6B2C" w:rsidRPr="00DE50A8" w:rsidRDefault="003B02CB" w:rsidP="00DE50A8">
      <w:pPr>
        <w:widowControl w:val="0"/>
        <w:autoSpaceDE w:val="0"/>
        <w:autoSpaceDN w:val="0"/>
        <w:adjustRightInd w:val="0"/>
        <w:rPr>
          <w:rFonts w:asciiTheme="majorHAnsi" w:hAnsiTheme="majorHAnsi"/>
        </w:rPr>
      </w:pPr>
      <w:r w:rsidRPr="002046AF">
        <w:rPr>
          <w:rFonts w:asciiTheme="majorHAnsi" w:hAnsiTheme="majorHAnsi"/>
          <w:lang w:val="en-GB"/>
        </w:rPr>
        <w:t>Although many early discoveries re</w:t>
      </w:r>
      <w:r w:rsidR="005A71D4" w:rsidRPr="002046AF">
        <w:rPr>
          <w:rFonts w:asciiTheme="majorHAnsi" w:hAnsiTheme="majorHAnsi"/>
          <w:lang w:val="en-GB"/>
        </w:rPr>
        <w:t>lating to endocytic pathways were</w:t>
      </w:r>
      <w:r w:rsidRPr="002046AF">
        <w:rPr>
          <w:rFonts w:asciiTheme="majorHAnsi" w:hAnsiTheme="majorHAnsi"/>
          <w:lang w:val="en-GB"/>
        </w:rPr>
        <w:t xml:space="preserve"> identified in mammalian cell types</w:t>
      </w:r>
      <w:r w:rsidRPr="003B02CB">
        <w:rPr>
          <w:rFonts w:asciiTheme="majorHAnsi" w:hAnsiTheme="majorHAnsi"/>
        </w:rPr>
        <w:fldChar w:fldCharType="begin" w:fldLock="1"/>
      </w:r>
      <w:r w:rsidR="00350CCA">
        <w:rPr>
          <w:rFonts w:asciiTheme="majorHAnsi" w:hAnsiTheme="majorHAnsi"/>
          <w:lang w:val="en-GB"/>
        </w:rPr>
        <w:instrText>ADDIN CSL_CITATION {"citationItems":[{"id":"ITEM-1","itemData":{"DOI":"10.1016/0005-2736(76)90384-9","ISSN":"0005-2736","abstract":"The mechanism of transferrin uptake by reticulocytes was investigated using rabbit transferrin labelled with 125I and 59Fe and rabbit reticulocytes which had been treated with trypsin, Pronase or neuraminidase. Low concentrations of the proteolytic enzymes produced a small increase in transferrin and iron uptake by the cells. However, higher concentrations or incubation of the cells with the enzymes for longer periods caused a marked fall in transferrin and iron uptake. This fall was associated with a reduction in the proportion of cellular transferrin which was bound to a cell membrane component solubilized with the non-ionic detergent, Teric 12A9. The effect of trypsin and Pronase on transferrin release from the cells was investigated in the absence and in the presence of N-ethylmaleimide which inhibits the normal process of transferrin release. It was found that only a small proportion of transferrin which had been taken up by reticulocytes at 37°C but nearly all that taken up 4°C was released when the cells were subsequently incubated with trypsin plus N-ethylmaleimide, despite the fact that about 80% of the 59Fe in the cells was released in both instances. Neuraminidase produced no change in transferrin and iron uptake by the cells. These experiments provide evidence that transferrin uptake by reticulocytes requires interaction with a receptor which is protein in nature and that following uptake at 37°C, most of the transferrin is located at a site unavailable to the action of proteolytic enzymes. The results support the hypothesis that transferrin enters reticulocytes by endocytosis.","author":[{"dropping-particle":"","family":"Hemmaplardh","given":"Deeporn","non-dropping-particle":"","parse-names":false,"suffix":""},{"dropping-particle":"","family":"Morgan","given":"E.H.","non-dropping-particle":"","parse-names":false,"suffix":""}],"container-title":"Biochimica et Biophysica Acta (BBA) - Biomembranes","id":"ITEM-1","issue":"3","issued":{"date-parts":[["1976","3","19"]]},"page":"385-398","publisher":"Elsevier","title":"Transferrin uptake and release by reticulocytes treated with proteolytic enzymes and neuraminidase","type":"article-journal","volume":"426"},"uris":["http://www.mendeley.com/documents/?uuid=25d052fb-a7e0-37f7-9c61-e96ab073ee66"]},{"id":"ITEM-2","itemData":{"ISSN":"0021-9258","PMID":"6259157","author":[{"dropping-particle":"","family":"Karin","given":"M","non-dropping-particle":"","parse-names":false,"suffix":""},{"dropping-particle":"","family":"Mintz","given":"B","non-dropping-particle":"","parse-names":false,"suffix":""}],"container-title":"The Journal of biological chemistry","id":"ITEM-2","issue":"7","issued":{"date-parts":[["1981","4","10"]]},"page":"3245-52","title":"Receptor-mediated endocytosis of transferrin in developmentally totipotent mouse teratocarcinoma stem cells.","type":"article-journal","volume":"256"},"uris":["http://www.mendeley.com/documents/?uuid=f4741106-2a29-39bf-a0b2-d868e04dc86a"]}],"mendeley":{"formattedCitation":"&lt;sup&gt;10,11&lt;/sup&gt;","plainTextFormattedCitation":"10,11","previouslyFormattedCitation":"&lt;sup&gt;10,11&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10,11</w:t>
      </w:r>
      <w:r w:rsidRPr="003B02CB">
        <w:rPr>
          <w:rFonts w:asciiTheme="majorHAnsi" w:hAnsiTheme="majorHAnsi"/>
        </w:rPr>
        <w:fldChar w:fldCharType="end"/>
      </w:r>
      <w:r w:rsidRPr="003B02CB">
        <w:rPr>
          <w:rFonts w:asciiTheme="majorHAnsi" w:hAnsiTheme="majorHAnsi"/>
        </w:rPr>
        <w:t xml:space="preserve">, description of endocytosis in </w:t>
      </w:r>
      <w:commentRangeStart w:id="4"/>
      <w:r w:rsidRPr="003B02CB">
        <w:rPr>
          <w:rFonts w:asciiTheme="majorHAnsi" w:hAnsiTheme="majorHAnsi"/>
          <w:i/>
        </w:rPr>
        <w:t>S.cerevisiae</w:t>
      </w:r>
      <w:r w:rsidRPr="003B02CB">
        <w:rPr>
          <w:rFonts w:asciiTheme="majorHAnsi" w:hAnsiTheme="majorHAnsi"/>
          <w:i/>
        </w:rPr>
        <w:fldChar w:fldCharType="begin" w:fldLock="1"/>
      </w:r>
      <w:r w:rsidR="00350CCA">
        <w:rPr>
          <w:rFonts w:asciiTheme="majorHAnsi" w:hAnsiTheme="majorHAnsi"/>
          <w:i/>
        </w:rPr>
        <w:instrText>ADDIN CSL_CITATION {"citationItems":[{"id":"ITEM-1","itemData":{"author":[{"dropping-particle":"","family":"Riezman","given":"Howard","non-dropping-particle":"","parse-names":false,"suffix":""}],"container-title":"Cell","id":"ITEM-1","issue":"0","issued":{"date-parts":[["1985"]]},"page":"1001-1009","title":"Endocytosis in Yeast: Several of the Yeast Secretory Mutants Are Defective in Endocytosis","type":"article-journal","volume":"40"},"uris":["http://www.mendeley.com/documents/?uuid=162beeb9-65de-3152-bb30-15c9b42bf0be"]}],"mendeley":{"formattedCitation":"&lt;sup&gt;12&lt;/sup&gt;","plainTextFormattedCitation":"12","previouslyFormattedCitation":"&lt;sup&gt;12&lt;/sup&gt;"},"properties":{"noteIndex":0},"schema":"https://github.com/citation-style-language/schema/raw/master/csl-citation.json"}</w:instrText>
      </w:r>
      <w:r w:rsidRPr="003B02CB">
        <w:rPr>
          <w:rFonts w:asciiTheme="majorHAnsi" w:hAnsiTheme="majorHAnsi"/>
          <w:i/>
        </w:rPr>
        <w:fldChar w:fldCharType="separate"/>
      </w:r>
      <w:r w:rsidR="00350CCA" w:rsidRPr="00350CCA">
        <w:rPr>
          <w:rFonts w:asciiTheme="majorHAnsi" w:hAnsiTheme="majorHAnsi"/>
          <w:noProof/>
          <w:vertAlign w:val="superscript"/>
        </w:rPr>
        <w:t>12</w:t>
      </w:r>
      <w:r w:rsidRPr="003B02CB">
        <w:rPr>
          <w:rFonts w:asciiTheme="majorHAnsi" w:hAnsiTheme="majorHAnsi"/>
          <w:i/>
        </w:rPr>
        <w:fldChar w:fldCharType="end"/>
      </w:r>
      <w:r w:rsidRPr="003B02CB">
        <w:rPr>
          <w:rFonts w:asciiTheme="majorHAnsi" w:hAnsiTheme="majorHAnsi"/>
        </w:rPr>
        <w:t xml:space="preserve"> </w:t>
      </w:r>
      <w:commentRangeEnd w:id="4"/>
      <w:r w:rsidR="00914010">
        <w:rPr>
          <w:rStyle w:val="CommentReference"/>
        </w:rPr>
        <w:commentReference w:id="4"/>
      </w:r>
      <w:r w:rsidRPr="003B02CB">
        <w:rPr>
          <w:rFonts w:asciiTheme="majorHAnsi" w:hAnsiTheme="majorHAnsi"/>
        </w:rPr>
        <w:t xml:space="preserve">marked the beginning of important </w:t>
      </w:r>
      <w:r w:rsidR="00DE50A8">
        <w:rPr>
          <w:rFonts w:asciiTheme="majorHAnsi" w:hAnsiTheme="majorHAnsi"/>
        </w:rPr>
        <w:t>findings</w:t>
      </w:r>
      <w:r w:rsidR="002046AF">
        <w:rPr>
          <w:rFonts w:asciiTheme="majorHAnsi" w:hAnsiTheme="majorHAnsi"/>
        </w:rPr>
        <w:t xml:space="preserve"> that were</w:t>
      </w:r>
      <w:r w:rsidR="00D960E4">
        <w:rPr>
          <w:rFonts w:asciiTheme="majorHAnsi" w:hAnsiTheme="majorHAnsi"/>
        </w:rPr>
        <w:t xml:space="preserve"> made in the yeast</w:t>
      </w:r>
      <w:r w:rsidR="002046AF">
        <w:rPr>
          <w:rFonts w:asciiTheme="majorHAnsi" w:hAnsiTheme="majorHAnsi"/>
        </w:rPr>
        <w:t xml:space="preserve"> </w:t>
      </w:r>
      <w:r w:rsidR="009C614A">
        <w:rPr>
          <w:rFonts w:asciiTheme="majorHAnsi" w:hAnsiTheme="majorHAnsi"/>
        </w:rPr>
        <w:t xml:space="preserve">and </w:t>
      </w:r>
      <w:r w:rsidR="002046AF">
        <w:rPr>
          <w:rFonts w:asciiTheme="majorHAnsi" w:hAnsiTheme="majorHAnsi"/>
        </w:rPr>
        <w:t>later</w:t>
      </w:r>
      <w:r w:rsidRPr="003B02CB">
        <w:rPr>
          <w:rFonts w:asciiTheme="majorHAnsi" w:hAnsiTheme="majorHAnsi"/>
        </w:rPr>
        <w:t xml:space="preserve"> verified in mammalian cells. The ease of gen</w:t>
      </w:r>
      <w:r w:rsidR="008D3080">
        <w:rPr>
          <w:rFonts w:asciiTheme="majorHAnsi" w:hAnsiTheme="majorHAnsi"/>
        </w:rPr>
        <w:t xml:space="preserve">etic manipulation, </w:t>
      </w:r>
      <w:r w:rsidR="00F43B49">
        <w:rPr>
          <w:rFonts w:asciiTheme="majorHAnsi" w:hAnsiTheme="majorHAnsi"/>
        </w:rPr>
        <w:t xml:space="preserve">availability of the </w:t>
      </w:r>
      <w:r w:rsidR="00917EAB">
        <w:rPr>
          <w:rFonts w:asciiTheme="majorHAnsi" w:hAnsiTheme="majorHAnsi"/>
        </w:rPr>
        <w:t xml:space="preserve">completed </w:t>
      </w:r>
      <w:r w:rsidR="008D3080">
        <w:rPr>
          <w:rFonts w:asciiTheme="majorHAnsi" w:hAnsiTheme="majorHAnsi"/>
        </w:rPr>
        <w:t>sequenc</w:t>
      </w:r>
      <w:r w:rsidR="00917EAB">
        <w:rPr>
          <w:rFonts w:asciiTheme="majorHAnsi" w:hAnsiTheme="majorHAnsi"/>
        </w:rPr>
        <w:t>e</w:t>
      </w:r>
      <w:r w:rsidRPr="003B02CB">
        <w:rPr>
          <w:rFonts w:asciiTheme="majorHAnsi" w:hAnsiTheme="majorHAnsi"/>
        </w:rPr>
        <w:t xml:space="preserve"> of the yeast genome, and relative simplicity of endocytic pathways- there is only one-</w:t>
      </w:r>
      <w:r w:rsidR="00C776EB">
        <w:rPr>
          <w:rFonts w:asciiTheme="majorHAnsi" w:hAnsiTheme="majorHAnsi"/>
        </w:rPr>
        <w:t xml:space="preserve"> </w:t>
      </w:r>
      <w:r w:rsidR="005769DE">
        <w:rPr>
          <w:rFonts w:asciiTheme="majorHAnsi" w:hAnsiTheme="majorHAnsi"/>
        </w:rPr>
        <w:t>drove several discoveries</w:t>
      </w:r>
      <w:r w:rsidR="00D327D5">
        <w:rPr>
          <w:rFonts w:asciiTheme="majorHAnsi" w:hAnsiTheme="majorHAnsi"/>
        </w:rPr>
        <w:t xml:space="preserve"> that established</w:t>
      </w:r>
      <w:r w:rsidRPr="003B02CB">
        <w:rPr>
          <w:rFonts w:asciiTheme="majorHAnsi" w:hAnsiTheme="majorHAnsi"/>
        </w:rPr>
        <w:t xml:space="preserve"> yeast as a </w:t>
      </w:r>
      <w:r w:rsidR="00846EBA">
        <w:rPr>
          <w:rFonts w:asciiTheme="majorHAnsi" w:hAnsiTheme="majorHAnsi"/>
        </w:rPr>
        <w:t xml:space="preserve">powerful </w:t>
      </w:r>
      <w:r w:rsidRPr="003B02CB">
        <w:rPr>
          <w:rFonts w:asciiTheme="majorHAnsi" w:hAnsiTheme="majorHAnsi"/>
        </w:rPr>
        <w:t>model</w:t>
      </w:r>
      <w:r w:rsidR="00604D62">
        <w:rPr>
          <w:rFonts w:asciiTheme="majorHAnsi" w:hAnsiTheme="majorHAnsi"/>
        </w:rPr>
        <w:t xml:space="preserve"> organism</w:t>
      </w:r>
      <w:r w:rsidR="00DE37E5">
        <w:rPr>
          <w:rFonts w:asciiTheme="majorHAnsi" w:hAnsiTheme="majorHAnsi"/>
        </w:rPr>
        <w:fldChar w:fldCharType="begin" w:fldLock="1"/>
      </w:r>
      <w:r w:rsidR="00350CCA">
        <w:rPr>
          <w:rFonts w:asciiTheme="majorHAnsi" w:hAnsiTheme="majorHAnsi"/>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cerevisiae","type":"article-journal","volume":"18"},"uris":["http://www.mendeley.com/documents/?uuid=4faece82-190c-312d-86fa-5cfce24350ec"]},{"id":"ITEM-2","itemData":{"DOI":"10.1038/ncb2403","ISSN":"1465-7392","abstract":"Clathrin-mediated endocytosis (CME) is the major pathway for internalization of membrane proteins from the cell surface. Half a century of studies have uncovered tremendous insights into how a clathrin-coated vesicle is formed. More recently, the advent of live-cell imaging has provided a dynamic view of this process. As CME is highly conserved from yeast to humans, budding yeast provides an evolutionary template for this process and has been a valuable system for dissecting the underlying molecular mechanisms. In this review we trace the formation of a clathrin-coated vesicle from initiation to uncoating, focusing on key findings from the yeast system.","author":[{"dropping-particle":"","family":"Boettner","given":"Douglas R.","non-dropping-particle":"","parse-names":false,"suffix":""},{"dropping-particle":"","family":"Chi","given":"Richard J.","non-dropping-particle":"","parse-names":false,"suffix":""},{"dropping-particle":"","family":"Lemmon","given":"Sandra K.","non-dropping-particle":"","parse-names":false,"suffix":""}],"container-title":"Nature Cell Biology","id":"ITEM-2","issue":"1","issued":{"date-parts":[["2012","1"]]},"language":"en","page":"2-10","title":"Lessons from yeast for clathrin-mediated endocytosis","type":"article-journal","volume":"14"},"uris":["http://www.mendeley.com/documents/?uuid=1b10df7f-baa2-408a-8b27-4c00c3794922"]}],"mendeley":{"formattedCitation":"&lt;sup&gt;13,14&lt;/sup&gt;","plainTextFormattedCitation":"13,14","previouslyFormattedCitation":"&lt;sup&gt;13,14&lt;/sup&gt;"},"properties":{"noteIndex":0},"schema":"https://github.com/citation-style-language/schema/raw/master/csl-citation.json"}</w:instrText>
      </w:r>
      <w:r w:rsidR="00DE37E5">
        <w:rPr>
          <w:rFonts w:asciiTheme="majorHAnsi" w:hAnsiTheme="majorHAnsi"/>
        </w:rPr>
        <w:fldChar w:fldCharType="separate"/>
      </w:r>
      <w:r w:rsidR="00350CCA" w:rsidRPr="00350CCA">
        <w:rPr>
          <w:rFonts w:asciiTheme="majorHAnsi" w:hAnsiTheme="majorHAnsi"/>
          <w:noProof/>
          <w:vertAlign w:val="superscript"/>
        </w:rPr>
        <w:t>13,14</w:t>
      </w:r>
      <w:r w:rsidR="00DE37E5">
        <w:rPr>
          <w:rFonts w:asciiTheme="majorHAnsi" w:hAnsiTheme="majorHAnsi"/>
        </w:rPr>
        <w:fldChar w:fldCharType="end"/>
      </w:r>
      <w:r w:rsidRPr="003B02CB">
        <w:rPr>
          <w:rFonts w:asciiTheme="majorHAnsi" w:hAnsiTheme="majorHAnsi"/>
        </w:rPr>
        <w:t>.</w:t>
      </w:r>
    </w:p>
    <w:p w14:paraId="7DF68833" w14:textId="77777777" w:rsidR="00912664" w:rsidRDefault="00912664" w:rsidP="003B02CB">
      <w:pPr>
        <w:rPr>
          <w:rFonts w:asciiTheme="majorHAnsi" w:hAnsiTheme="majorHAnsi"/>
          <w:b/>
          <w:sz w:val="28"/>
          <w:szCs w:val="28"/>
          <w:u w:val="single"/>
        </w:rPr>
      </w:pPr>
    </w:p>
    <w:p w14:paraId="4B8C37F2" w14:textId="0B99588B" w:rsidR="003B02CB" w:rsidRDefault="003B02CB" w:rsidP="003C6CA7">
      <w:pPr>
        <w:outlineLvl w:val="0"/>
        <w:rPr>
          <w:rFonts w:asciiTheme="majorHAnsi" w:hAnsiTheme="majorHAnsi"/>
          <w:b/>
          <w:sz w:val="28"/>
          <w:szCs w:val="28"/>
          <w:u w:val="single"/>
        </w:rPr>
      </w:pPr>
      <w:r w:rsidRPr="00533739">
        <w:rPr>
          <w:rFonts w:asciiTheme="majorHAnsi" w:hAnsiTheme="majorHAnsi"/>
          <w:b/>
          <w:sz w:val="28"/>
          <w:szCs w:val="28"/>
          <w:u w:val="single"/>
        </w:rPr>
        <w:t>Clat</w:t>
      </w:r>
      <w:r w:rsidR="00533739">
        <w:rPr>
          <w:rFonts w:asciiTheme="majorHAnsi" w:hAnsiTheme="majorHAnsi"/>
          <w:b/>
          <w:sz w:val="28"/>
          <w:szCs w:val="28"/>
          <w:u w:val="single"/>
        </w:rPr>
        <w:t>hrin-mediated endocytosis (CME)</w:t>
      </w:r>
    </w:p>
    <w:p w14:paraId="70E7E717" w14:textId="77777777" w:rsidR="00533739" w:rsidRPr="00533739" w:rsidRDefault="00533739" w:rsidP="003B02CB">
      <w:pPr>
        <w:rPr>
          <w:rFonts w:asciiTheme="majorHAnsi" w:hAnsiTheme="majorHAnsi"/>
          <w:b/>
          <w:sz w:val="28"/>
          <w:szCs w:val="28"/>
          <w:u w:val="single"/>
        </w:rPr>
      </w:pPr>
    </w:p>
    <w:p w14:paraId="5D4B0F89" w14:textId="7A46233E" w:rsidR="003B02CB" w:rsidRDefault="003B02CB" w:rsidP="003B02CB">
      <w:pPr>
        <w:widowControl w:val="0"/>
        <w:autoSpaceDE w:val="0"/>
        <w:autoSpaceDN w:val="0"/>
        <w:adjustRightInd w:val="0"/>
        <w:rPr>
          <w:rFonts w:asciiTheme="majorHAnsi" w:hAnsiTheme="majorHAnsi"/>
        </w:rPr>
      </w:pPr>
      <w:r w:rsidRPr="003B02CB">
        <w:rPr>
          <w:rFonts w:asciiTheme="majorHAnsi" w:hAnsiTheme="majorHAnsi"/>
        </w:rPr>
        <w:t>Many different endocytic pathways that facilitate the internalization of cargo at the plasma membrane exis</w:t>
      </w:r>
      <w:r w:rsidR="00AC54B3">
        <w:rPr>
          <w:rFonts w:asciiTheme="majorHAnsi" w:hAnsiTheme="majorHAnsi"/>
        </w:rPr>
        <w:t>t, as depicted in Fig.</w:t>
      </w:r>
      <w:r w:rsidR="002573AC">
        <w:rPr>
          <w:rFonts w:asciiTheme="majorHAnsi" w:hAnsiTheme="majorHAnsi"/>
        </w:rPr>
        <w:t>2</w:t>
      </w:r>
      <w:r w:rsidR="00715C7A">
        <w:rPr>
          <w:rFonts w:asciiTheme="majorHAnsi" w:hAnsiTheme="majorHAnsi"/>
        </w:rPr>
        <w:t>, all differ</w:t>
      </w:r>
      <w:r w:rsidR="00643F7A">
        <w:rPr>
          <w:rFonts w:asciiTheme="majorHAnsi" w:hAnsiTheme="majorHAnsi"/>
        </w:rPr>
        <w:t>ing in the size and type of cargo</w:t>
      </w:r>
      <w:r w:rsidRPr="003B02CB">
        <w:rPr>
          <w:rFonts w:asciiTheme="majorHAnsi" w:hAnsiTheme="majorHAnsi"/>
        </w:rPr>
        <w:t xml:space="preserve">. Of them, Clathrin-mediated endocytosis (CME), is universal among eukaryotes and contributes to 90% of cargo </w:t>
      </w:r>
      <w:commentRangeStart w:id="5"/>
      <w:r w:rsidRPr="003B02CB">
        <w:rPr>
          <w:rFonts w:asciiTheme="majorHAnsi" w:hAnsiTheme="majorHAnsi"/>
        </w:rPr>
        <w:t>trafficked into the cell</w:t>
      </w:r>
      <w:commentRangeEnd w:id="5"/>
      <w:r w:rsidR="00D3589E">
        <w:rPr>
          <w:rStyle w:val="CommentReference"/>
        </w:rPr>
        <w:commentReference w:id="5"/>
      </w:r>
      <w:r w:rsidRPr="003B02CB">
        <w:rPr>
          <w:rFonts w:asciiTheme="majorHAnsi" w:hAnsiTheme="majorHAnsi"/>
        </w:rPr>
        <w:fldChar w:fldCharType="begin" w:fldLock="1"/>
      </w:r>
      <w:r w:rsidR="00BC7F60">
        <w:rPr>
          <w:rFonts w:asciiTheme="majorHAnsi" w:hAnsiTheme="majorHAnsi"/>
        </w:rPr>
        <w:instrText>ADDIN CSL_CITATION {"citationItems":[{"id":"ITEM-1","itemData":{"DOI":"10.7554/eLife.03970","ISSN":"2050-084X","abstract":"&lt;p&gt;Several different endocytic pathways have been proposed to function in mammalian cells. Clathrin-coated pits are well defined, but the identity, mechanism and function of alternative pathways have been controversial. Here we apply universal chemical labelling of plasma membrane proteins to define all primary endocytic vesicles, and labelling of specific proteins with a reducible SNAP-tag substrate. These approaches provide high temporal resolution and stringent discrimination between surface-connected and intracellular membranes. We find that at least 95% of the earliest detectable endocytic vesicles arise from clathrin-coated pits. GPI-anchored proteins, candidate cargoes for alternate pathways, are also found to enter the cell predominantly via coated pits. Experiments employing a mutated clathrin adaptor reveal distinct mechanisms for sorting into coated pits, and thereby explain differential effects on the uptake of transferrin and GPI-anchored proteins. These data call for a revision of models for the activity and diversity of endocytic pathways in mammalian cells.&lt;/p&gt;","author":[{"dropping-particle":"","family":"Bitsikas","given":"Vassilis","non-dropping-particle":"","parse-names":false,"suffix":""},{"dropping-particle":"","family":"Corrêa","given":"Ivan R","non-dropping-particle":"","parse-names":false,"suffix":""},{"dropping-particle":"","family":"Nichols","given":"Benjamin J","non-dropping-particle":"","parse-names":false,"suffix":""}],"container-title":"eLife","id":"ITEM-1","issued":{"date-parts":[["2014","9","17"]]},"page":"e03970","publisher":"eLife Sciences Publications Limited","title":"Clathrin-independent pathways do not contribute significantly to endocytic flux","type":"article-journal","volume":"3"},"uris":["http://www.mendeley.com/documents/?uuid=2e1a0be5-e9d8-3da5-bd25-550355a02fff"]}],"mendeley":{"formattedCitation":"&lt;sup&gt;15&lt;/sup&gt;","plainTextFormattedCitation":"15","previouslyFormattedCitation":"&lt;sup&gt;15&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15</w:t>
      </w:r>
      <w:r w:rsidRPr="003B02CB">
        <w:rPr>
          <w:rFonts w:asciiTheme="majorHAnsi" w:hAnsiTheme="majorHAnsi"/>
        </w:rPr>
        <w:fldChar w:fldCharType="end"/>
      </w:r>
      <w:r w:rsidRPr="003B02CB">
        <w:rPr>
          <w:rFonts w:asciiTheme="majorHAnsi" w:hAnsiTheme="majorHAnsi"/>
        </w:rPr>
        <w:t xml:space="preserve">. First identified by studying yolk uptake in mosquitos, ultrastructural studies of their oocytes (where the </w:t>
      </w:r>
      <w:commentRangeStart w:id="6"/>
      <w:r w:rsidRPr="003B02CB">
        <w:rPr>
          <w:rFonts w:asciiTheme="majorHAnsi" w:hAnsiTheme="majorHAnsi"/>
        </w:rPr>
        <w:t>concentration</w:t>
      </w:r>
      <w:commentRangeEnd w:id="6"/>
      <w:r w:rsidR="007B341C">
        <w:rPr>
          <w:rStyle w:val="CommentReference"/>
        </w:rPr>
        <w:commentReference w:id="6"/>
      </w:r>
      <w:r w:rsidRPr="003B02CB">
        <w:rPr>
          <w:rFonts w:asciiTheme="majorHAnsi" w:hAnsiTheme="majorHAnsi"/>
        </w:rPr>
        <w:t xml:space="preserve"> of uptake events is high enough to be easily studied) identified a bristly coat formation on the cell membrane and similarly bristly vesicles, that then lost this coat and fused to eventually form yolk bodies in the mature oocyte</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mendeley":{"formattedCitation":"&lt;sup&gt;16&lt;/sup&gt;","plainTextFormattedCitation":"16","previouslyFormattedCitation":"&lt;sup&gt;16&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16</w:t>
      </w:r>
      <w:r w:rsidRPr="003B02CB">
        <w:rPr>
          <w:rFonts w:asciiTheme="majorHAnsi" w:hAnsiTheme="majorHAnsi"/>
        </w:rPr>
        <w:fldChar w:fldCharType="end"/>
      </w:r>
      <w:r w:rsidR="00D23097">
        <w:rPr>
          <w:rFonts w:asciiTheme="majorHAnsi" w:hAnsiTheme="majorHAnsi"/>
        </w:rPr>
        <w:t>. The bristle was noted</w:t>
      </w:r>
      <w:r w:rsidRPr="003B02CB">
        <w:rPr>
          <w:rFonts w:asciiTheme="majorHAnsi" w:hAnsiTheme="majorHAnsi"/>
        </w:rPr>
        <w:t xml:space="preserve"> </w:t>
      </w:r>
      <w:r w:rsidR="00D23097">
        <w:rPr>
          <w:rFonts w:asciiTheme="majorHAnsi" w:hAnsiTheme="majorHAnsi"/>
        </w:rPr>
        <w:t>i</w:t>
      </w:r>
      <w:r w:rsidRPr="003B02CB">
        <w:rPr>
          <w:rFonts w:asciiTheme="majorHAnsi" w:hAnsiTheme="majorHAnsi"/>
        </w:rPr>
        <w:t>n several cell types, and was later identified as a lattice of a single highly conserved protein</w:t>
      </w:r>
      <w:r w:rsidRPr="003B02CB">
        <w:rPr>
          <w:rFonts w:asciiTheme="majorHAnsi" w:hAnsiTheme="majorHAnsi"/>
        </w:rPr>
        <w:fldChar w:fldCharType="begin" w:fldLock="1"/>
      </w:r>
      <w:r w:rsidR="00BC7F60">
        <w:rPr>
          <w:rFonts w:asciiTheme="majorHAnsi" w:hAnsiTheme="majorHAnsi"/>
        </w:rPr>
        <w:instrText>ADDIN CSL_CITATION {"citationItems":[{"id":"ITEM-1","itemData":{"DOI":"10.1073/pnas.73.4.1255","ISSN":"0027-8424","author":[{"dropping-particle":"","family":"Pearse","given":"B. M.","non-dropping-particle":"","parse-names":false,"suffix":""}],"container-title":"Proceedings of the National Academy of Sciences","id":"ITEM-1","issue":"4","issued":{"date-parts":[["1976","4","1"]]},"page":"1255-1259","title":"Clathrin: a unique protein associated with intracellular transfer of membrane by coated vesicles.","type":"article-journal","volume":"73"},"uris":["http://www.mendeley.com/documents/?uuid=6debc4d9-0fdc-37bf-9435-b54ebb0c7e3e"]}],"mendeley":{"formattedCitation":"&lt;sup&gt;17&lt;/sup&gt;","plainTextFormattedCitation":"17","previouslyFormattedCitation":"&lt;sup&gt;17&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17</w:t>
      </w:r>
      <w:r w:rsidRPr="003B02CB">
        <w:rPr>
          <w:rFonts w:asciiTheme="majorHAnsi" w:hAnsiTheme="majorHAnsi"/>
        </w:rPr>
        <w:fldChar w:fldCharType="end"/>
      </w:r>
      <w:r w:rsidRPr="003B02CB">
        <w:rPr>
          <w:rFonts w:asciiTheme="majorHAnsi" w:hAnsiTheme="majorHAnsi"/>
        </w:rPr>
        <w:t>. This protein was named Clathrin, derived from the latin word for lattice. Clathrin is formed of light and heavy chains incorporated into a triskelion</w:t>
      </w:r>
      <w:r w:rsidRPr="003B02CB">
        <w:rPr>
          <w:rFonts w:asciiTheme="majorHAnsi" w:hAnsiTheme="majorHAnsi"/>
        </w:rPr>
        <w:fldChar w:fldCharType="begin" w:fldLock="1"/>
      </w:r>
      <w:r w:rsidR="00BC7F60">
        <w:rPr>
          <w:rFonts w:asciiTheme="majorHAnsi" w:hAnsiTheme="majorHAnsi"/>
        </w:rPr>
        <w:instrText>ADDIN CSL_CITATION {"citationItems":[{"id":"ITEM-1","itemData":{"DOI":"10.1038/289420a0","ISSN":"0028-0836","abstract":"Assembly units of clathrin coats","author":[{"dropping-particle":"","family":"Ungewickell","given":"Ernst","non-dropping-particle":"","parse-names":false,"suffix":""},{"dropping-particle":"","family":"Branton","given":"Daniel","non-dropping-particle":"","parse-names":false,"suffix":""}],"container-title":"Nature","id":"ITEM-1","issue":"5796","issued":{"date-parts":[["1981","1","29"]]},"page":"420-422","publisher":"Nature Publishing Group","title":"Assembly units of clathrin coats","type":"article-journal","volume":"289"},"uris":["http://www.mendeley.com/documents/?uuid=4e7b0a90-271b-311c-b637-81fa377dbdea"]}],"mendeley":{"formattedCitation":"&lt;sup&gt;18&lt;/sup&gt;","plainTextFormattedCitation":"18","previouslyFormattedCitation":"&lt;sup&gt;18&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18</w:t>
      </w:r>
      <w:r w:rsidRPr="003B02CB">
        <w:rPr>
          <w:rFonts w:asciiTheme="majorHAnsi" w:hAnsiTheme="majorHAnsi"/>
        </w:rPr>
        <w:fldChar w:fldCharType="end"/>
      </w:r>
      <w:r w:rsidRPr="003B02CB">
        <w:rPr>
          <w:rFonts w:asciiTheme="majorHAnsi" w:hAnsiTheme="majorHAnsi"/>
        </w:rPr>
        <w:t xml:space="preserve"> that assemble</w:t>
      </w:r>
      <w:r w:rsidR="00685075">
        <w:rPr>
          <w:rFonts w:asciiTheme="majorHAnsi" w:hAnsiTheme="majorHAnsi"/>
        </w:rPr>
        <w:t>s</w:t>
      </w:r>
      <w:r w:rsidRPr="003B02CB">
        <w:rPr>
          <w:rFonts w:asciiTheme="majorHAnsi" w:hAnsiTheme="majorHAnsi"/>
        </w:rPr>
        <w:t xml:space="preserve"> into closed hexagonal and pentagonal structures on the inner leaflet of the plasma membrane. Clathrin-mediated endocytosis has, since four decades ago, been recognized has a</w:t>
      </w:r>
      <w:r w:rsidR="006C73C4">
        <w:rPr>
          <w:rFonts w:asciiTheme="majorHAnsi" w:hAnsiTheme="majorHAnsi"/>
        </w:rPr>
        <w:t>n ubiquitous mechanism of</w:t>
      </w:r>
      <w:r w:rsidRPr="003B02CB">
        <w:rPr>
          <w:rFonts w:asciiTheme="majorHAnsi" w:hAnsiTheme="majorHAnsi"/>
        </w:rPr>
        <w:t xml:space="preserve"> membrane uptake in cell types ranging from the frog presynaptic membrane</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{"citationItems":[{"id":"ITEM-1","itemData":{"ISSN":"0021-9525","PMID":"4348786","abstract":"When the nerves of isolated frog sartorius muscles were stimulated at 10 Hz, synaptic vesicles in the motor nerve terminals became transiently depleted. This depletion apparently resulted from a redistribution rather than disappearance of synaptic vesicle membrane, since the total amount of membrane comprising these nerve terminals remained constant during stimulation. At 1 min of stimulation, the 30% depletion in synaptic vesicle membrane was nearly balanced by an increase in plasma membrane, suggesting that vesicle membrane rapidly moved to the surface as it might if vesicles released their content of transmitter by exocytosis. After 15 min of stimulation, the 60% depletion of synaptic vesicle membrane was largely balanced by the appearance of numerous irregular membrane-walled cisternae inside the terminals, suggesting that vesicle membrane was retrieved from the surface as cisternae. When muscles were rested after 15 min of stimulation, cisternae disappeared and synaptic vesicles reappeared, suggesting that cisternae divided to form new synaptic vesicles so that the original vesicle membrane was now recycled into new synaptic vesicles. When muscles were soaked in horseradish peroxidase (HRP), this tracerfirst entered the cisternae which formed during stimulation and then entered a large proportion of the synaptic vesicles which reappeared during rest, strengthening the idea that synaptic vesicle membrane added to the surface was retrieved as cisternae which subsequently divided to form new vesicles. When muscles containing HRP in synaptic vesicles were washed to remove extracellular HRP and restimulated, HRP disappeared from vesicles without appearing in the new cisternae formed during the second stimulation, confirming that a one-way recycling of synaptic membrane, from the surface through cisternae to new vesicles, was occurring. Coated vesicles apparently represented the actual mechanism for retrieval of synaptic vesicle membrane from the plasma membrane, because during nerve stimulation they proliferated at regions of the nerve terminals covered by Schwann processes, took up peroxidase, and appeared in various stages of coalescence with cisternae. In contrast, synaptic vesicles did not appear to return directly from the surface to form cisternae, and cisternae themselves never appeared directly connected to the surface. Thus, during stimulation the intracellular compartments of this synapse change shape and take up extracellular protein in a man…","author":[{"dropping-particle":"","family":"Heuser","given":"J E","non-dropping-particle":"","parse-names":false,"suffix":""},{"dropping-particle":"","family":"Reese","given":"T S","non-dropping-particle":"","parse-names":false,"suffix":""}],"container-title":"The Journal of cell biology","id":"ITEM-1","issue":"2","issued":{"date-parts":[["1973","5"]]},"page":"315-44","title":"Evidence for recycling of synaptic vesicle membrane during transmitter release at the frog neuromuscular junction.","type":"article-journal","volume":"57"},"uris":["http://www.mendeley.com/documents/?uuid=6df25f6a-5ca1-3119-936b-0d38ee977e9e"]}],"mendeley":{"formattedCitation":"&lt;sup&gt;19&lt;/sup&gt;","plainTextFormattedCitation":"19","previouslyFormattedCitation":"&lt;sup&gt;19&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19</w:t>
      </w:r>
      <w:r w:rsidRPr="003B02CB">
        <w:rPr>
          <w:rFonts w:asciiTheme="majorHAnsi" w:hAnsiTheme="majorHAnsi"/>
        </w:rPr>
        <w:fldChar w:fldCharType="end"/>
      </w:r>
      <w:r w:rsidRPr="003B02CB">
        <w:rPr>
          <w:rFonts w:asciiTheme="majorHAnsi" w:hAnsiTheme="majorHAnsi"/>
        </w:rPr>
        <w:t xml:space="preserve"> to rat vas deferens</w:t>
      </w:r>
      <w:r w:rsidRPr="003B02CB">
        <w:rPr>
          <w:rFonts w:asciiTheme="majorHAnsi" w:hAnsiTheme="majorHAnsi"/>
        </w:rPr>
        <w:fldChar w:fldCharType="begin" w:fldLock="1"/>
      </w:r>
      <w:r w:rsidR="00BC7F60">
        <w:rPr>
          <w:rFonts w:asciiTheme="majorHAnsi" w:hAnsiTheme="majorHAnsi"/>
        </w:rPr>
        <w:instrText>ADDIN CSL_CITATION {"citationItems":[{"id":"ITEM-1","itemData":{"DOI":"10.1083/JCB.35.2.357","ISSN":"0021-9525","PMID":"6055991","abstract":"The role of coated vesicles during the absorption of horseradish peroxidase was investigated in the epithelium of the rat vas deferens by electron microscopy and cytochemistry. Peroxidase was introduced into the vas lumen in vivo. Tissue was excised at selected intervals, fixed in formaldehyde-glutaraldehyde, sectioned without freezing, incubated in Karnovsky's medium, postfixed in OsO(4), and processed for electron microscopy. Some controls and peroxidase-perfused specimens were incubated with TPP,(1) GP, and CMP. Attention was focused on the Golgi complex, apical multivesicular bodies, and two populations of coated vesicles; large (&gt; 1000 A) ones concentrated in the apical cytoplasm and small (&lt;750 A) ones found primarily in the Golgi region. 10 min after peroxidase injection, the tracer is found adhering to the surface plasmalemma, concentrated in bristle-coated invaginations, and within large coated vesicles. After 20-45 min, it is present in large smooth vesicles, apical multivesicular bodies, and dense bodies. Peroxidase is not seen in small coated vesicles at any interval. Counts of small coated vesicles reveal that during peroxidase absorption they first increase in number in the Golgi region and later, in the apical cytoplasm. In both control and peroxidase-perfused specimens incubated with TPP, reaction product is seen in several Golgi cisternae and in small coated vesicles in the Golgi region. With GP, reaction product is seen in one to two Golgi cisternae, multivesicular bodies, dense bodies, and small coated vesicles present in the Golgi region or near multivesicular bodies. The results demonstrate that (a) this epithelium functions in the absorption of protein from the duct lumen, (b) large coated vesicles serve as heterophagosomes to transport absorbed protein to lysosomes, and (c) some small coated vesicles serve as primary lysosomes to transport hydrolytic enzymes from the Golgi complex to multivesicular bodies.","author":[{"dropping-particle":"","family":"Friend","given":"D S","non-dropping-particle":"","parse-names":false,"suffix":""},{"dropping-particle":"","family":"Farquhar","given":"M G","non-dropping-particle":"","parse-names":false,"suffix":""}],"container-title":"The Journal of cell biology","id":"ITEM-1","issue":"2","issued":{"date-parts":[["1967","11","1"]]},"page":"357-76","publisher":"Rockefeller University Press","title":"Functions of coated vesicles during protein absorption in the rat vas deferens.","type":"article-journal","volume":"35"},"uris":["http://www.mendeley.com/documents/?uuid=317d595f-5cc7-301a-ae02-5d9cf7a25342"]}],"mendeley":{"formattedCitation":"&lt;sup&gt;20&lt;/sup&gt;","plainTextFormattedCitation":"20","previouslyFormattedCitation":"&lt;sup&gt;20&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20</w:t>
      </w:r>
      <w:r w:rsidRPr="003B02CB">
        <w:rPr>
          <w:rFonts w:asciiTheme="majorHAnsi" w:hAnsiTheme="majorHAnsi"/>
        </w:rPr>
        <w:fldChar w:fldCharType="end"/>
      </w:r>
      <w:r w:rsidRPr="003B02CB">
        <w:rPr>
          <w:rFonts w:asciiTheme="majorHAnsi" w:hAnsiTheme="majorHAnsi"/>
        </w:rPr>
        <w:t xml:space="preserve">. </w:t>
      </w:r>
      <w:r w:rsidR="0082136C">
        <w:rPr>
          <w:rFonts w:asciiTheme="majorHAnsi" w:hAnsiTheme="majorHAnsi"/>
        </w:rPr>
        <w:t>Clathrin has also been observed localizing to the trans-golgi network</w:t>
      </w:r>
      <w:r w:rsidR="00D36157">
        <w:rPr>
          <w:rFonts w:asciiTheme="majorHAnsi" w:hAnsiTheme="majorHAnsi"/>
        </w:rPr>
        <w:t xml:space="preserve"> (TGN);</w:t>
      </w:r>
      <w:r w:rsidR="0082136C">
        <w:rPr>
          <w:rFonts w:asciiTheme="majorHAnsi" w:hAnsiTheme="majorHAnsi"/>
        </w:rPr>
        <w:t xml:space="preserve"> </w:t>
      </w:r>
      <w:r w:rsidR="00625955">
        <w:rPr>
          <w:rFonts w:asciiTheme="majorHAnsi" w:hAnsiTheme="majorHAnsi"/>
        </w:rPr>
        <w:t>th</w:t>
      </w:r>
      <w:r w:rsidR="00F30671">
        <w:rPr>
          <w:rFonts w:asciiTheme="majorHAnsi" w:hAnsiTheme="majorHAnsi"/>
        </w:rPr>
        <w:t>ese clathrin-coated vesicles</w:t>
      </w:r>
      <w:r w:rsidR="00625955">
        <w:rPr>
          <w:rFonts w:asciiTheme="majorHAnsi" w:hAnsiTheme="majorHAnsi"/>
        </w:rPr>
        <w:t xml:space="preserve"> mediate traffic from the TGN to the endosome. </w:t>
      </w:r>
      <w:r w:rsidR="00D36157">
        <w:rPr>
          <w:rFonts w:asciiTheme="majorHAnsi" w:hAnsiTheme="majorHAnsi"/>
        </w:rPr>
        <w:t xml:space="preserve">Specification of vesicle </w:t>
      </w:r>
      <w:r w:rsidR="00BE57C6">
        <w:rPr>
          <w:rFonts w:asciiTheme="majorHAnsi" w:hAnsiTheme="majorHAnsi"/>
        </w:rPr>
        <w:t xml:space="preserve">cargo and </w:t>
      </w:r>
      <w:r w:rsidR="00D36157">
        <w:rPr>
          <w:rFonts w:asciiTheme="majorHAnsi" w:hAnsiTheme="majorHAnsi"/>
        </w:rPr>
        <w:t>target</w:t>
      </w:r>
      <w:r w:rsidR="0039445F">
        <w:rPr>
          <w:rFonts w:asciiTheme="majorHAnsi" w:hAnsiTheme="majorHAnsi"/>
        </w:rPr>
        <w:t>ing</w:t>
      </w:r>
      <w:r w:rsidR="00D36157">
        <w:rPr>
          <w:rFonts w:asciiTheme="majorHAnsi" w:hAnsiTheme="majorHAnsi"/>
        </w:rPr>
        <w:t xml:space="preserve"> to different cellular</w:t>
      </w:r>
      <w:commentRangeStart w:id="7"/>
      <w:r w:rsidR="00D36157">
        <w:rPr>
          <w:rFonts w:asciiTheme="majorHAnsi" w:hAnsiTheme="majorHAnsi"/>
        </w:rPr>
        <w:t xml:space="preserve"> </w:t>
      </w:r>
      <w:commentRangeEnd w:id="7"/>
      <w:r w:rsidR="006B7CBD">
        <w:rPr>
          <w:rStyle w:val="CommentReference"/>
        </w:rPr>
        <w:lastRenderedPageBreak/>
        <w:commentReference w:id="7"/>
      </w:r>
      <w:r w:rsidR="00D36157">
        <w:rPr>
          <w:rFonts w:asciiTheme="majorHAnsi" w:hAnsiTheme="majorHAnsi"/>
        </w:rPr>
        <w:t xml:space="preserve">compartments is achieved by </w:t>
      </w:r>
      <w:r w:rsidR="00625955">
        <w:rPr>
          <w:rFonts w:asciiTheme="majorHAnsi" w:hAnsiTheme="majorHAnsi"/>
        </w:rPr>
        <w:t>Clathrin int</w:t>
      </w:r>
      <w:r w:rsidR="00D36157">
        <w:rPr>
          <w:rFonts w:asciiTheme="majorHAnsi" w:hAnsiTheme="majorHAnsi"/>
        </w:rPr>
        <w:t>eraction with</w:t>
      </w:r>
      <w:r w:rsidR="00F30671">
        <w:rPr>
          <w:rFonts w:asciiTheme="majorHAnsi" w:hAnsiTheme="majorHAnsi"/>
        </w:rPr>
        <w:t xml:space="preserve"> specialized</w:t>
      </w:r>
      <w:r w:rsidR="00625955">
        <w:rPr>
          <w:rFonts w:asciiTheme="majorHAnsi" w:hAnsiTheme="majorHAnsi"/>
        </w:rPr>
        <w:t xml:space="preserve"> adaptor proteins like the adaptor protein complexs (AP</w:t>
      </w:r>
      <w:r w:rsidR="00D36157">
        <w:rPr>
          <w:rFonts w:asciiTheme="majorHAnsi" w:hAnsiTheme="majorHAnsi"/>
        </w:rPr>
        <w:t xml:space="preserve">), which </w:t>
      </w:r>
      <w:r w:rsidR="00625955">
        <w:rPr>
          <w:rFonts w:asciiTheme="majorHAnsi" w:hAnsiTheme="majorHAnsi"/>
        </w:rPr>
        <w:t>specify Golgi-to-early endosome traffic, while Golgi-localized g</w:t>
      </w:r>
      <w:r w:rsidR="00D36157">
        <w:rPr>
          <w:rFonts w:asciiTheme="majorHAnsi" w:hAnsiTheme="majorHAnsi"/>
        </w:rPr>
        <w:t>amma-adaptin (GGA) complexes specify</w:t>
      </w:r>
      <w:r w:rsidR="00625955">
        <w:rPr>
          <w:rFonts w:asciiTheme="majorHAnsi" w:hAnsiTheme="majorHAnsi"/>
        </w:rPr>
        <w:t xml:space="preserve"> Golgi-to-late endosome</w:t>
      </w:r>
      <w:r w:rsidR="00D36157">
        <w:rPr>
          <w:rFonts w:asciiTheme="majorHAnsi" w:hAnsiTheme="majorHAnsi"/>
        </w:rPr>
        <w:t xml:space="preserve"> traffic</w:t>
      </w:r>
      <w:r w:rsidR="00C916EC">
        <w:rPr>
          <w:rFonts w:asciiTheme="majorHAnsi" w:hAnsiTheme="majorHAnsi"/>
        </w:rPr>
        <w:fldChar w:fldCharType="begin" w:fldLock="1"/>
      </w:r>
      <w:r w:rsidR="00350CCA">
        <w:rPr>
          <w:rFonts w:asciiTheme="majorHAnsi" w:hAnsiTheme="majorHAnsi"/>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mendeley":{"formattedCitation":"&lt;sup&gt;13&lt;/sup&gt;","plainTextFormattedCitation":"13","previouslyFormattedCitation":"&lt;sup&gt;13&lt;/sup&gt;"},"properties":{"noteIndex":0},"schema":"https://github.com/citation-style-language/schema/raw/master/csl-citation.json"}</w:instrText>
      </w:r>
      <w:r w:rsidR="00C916EC">
        <w:rPr>
          <w:rFonts w:asciiTheme="majorHAnsi" w:hAnsiTheme="majorHAnsi"/>
        </w:rPr>
        <w:fldChar w:fldCharType="separate"/>
      </w:r>
      <w:r w:rsidR="00350CCA" w:rsidRPr="00350CCA">
        <w:rPr>
          <w:rFonts w:asciiTheme="majorHAnsi" w:hAnsiTheme="majorHAnsi"/>
          <w:noProof/>
          <w:vertAlign w:val="superscript"/>
        </w:rPr>
        <w:t>13</w:t>
      </w:r>
      <w:r w:rsidR="00C916EC">
        <w:rPr>
          <w:rFonts w:asciiTheme="majorHAnsi" w:hAnsiTheme="majorHAnsi"/>
        </w:rPr>
        <w:fldChar w:fldCharType="end"/>
      </w:r>
      <w:r w:rsidR="00625955">
        <w:rPr>
          <w:rFonts w:asciiTheme="majorHAnsi" w:hAnsiTheme="majorHAnsi"/>
        </w:rPr>
        <w:t xml:space="preserve">. </w:t>
      </w:r>
    </w:p>
    <w:p w14:paraId="7CD0639C" w14:textId="77777777" w:rsidR="003063A8" w:rsidRDefault="003063A8" w:rsidP="003B02CB">
      <w:pPr>
        <w:widowControl w:val="0"/>
        <w:autoSpaceDE w:val="0"/>
        <w:autoSpaceDN w:val="0"/>
        <w:adjustRightInd w:val="0"/>
        <w:rPr>
          <w:rFonts w:asciiTheme="majorHAnsi" w:hAnsiTheme="majorHAnsi"/>
        </w:rPr>
      </w:pPr>
    </w:p>
    <w:p w14:paraId="618A4990" w14:textId="67EB094A" w:rsidR="003063A8" w:rsidRPr="003B02CB" w:rsidRDefault="00CD7550" w:rsidP="003B02CB">
      <w:pPr>
        <w:widowControl w:val="0"/>
        <w:autoSpaceDE w:val="0"/>
        <w:autoSpaceDN w:val="0"/>
        <w:adjustRightInd w:val="0"/>
        <w:rPr>
          <w:rFonts w:asciiTheme="majorHAnsi" w:hAnsiTheme="majorHAnsi"/>
        </w:rPr>
      </w:pPr>
      <w:r>
        <w:rPr>
          <w:rFonts w:asciiTheme="majorHAnsi" w:hAnsiTheme="majorHAnsi"/>
          <w:noProof/>
          <w:lang w:val="en-GB" w:eastAsia="en-GB"/>
        </w:rPr>
        <w:drawing>
          <wp:inline distT="0" distB="0" distL="0" distR="0" wp14:anchorId="4A43C7C0" wp14:editId="259F3618">
            <wp:extent cx="6180455" cy="3081655"/>
            <wp:effectExtent l="0" t="0" r="0" b="0"/>
            <wp:docPr id="14" name="Picture 14" descr="../../figures/fig2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s/fig2_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0455" cy="3081655"/>
                    </a:xfrm>
                    <a:prstGeom prst="rect">
                      <a:avLst/>
                    </a:prstGeom>
                    <a:noFill/>
                    <a:ln>
                      <a:noFill/>
                    </a:ln>
                  </pic:spPr>
                </pic:pic>
              </a:graphicData>
            </a:graphic>
          </wp:inline>
        </w:drawing>
      </w:r>
    </w:p>
    <w:p w14:paraId="483B98DB" w14:textId="4E8A2E83" w:rsidR="003B02CB" w:rsidRPr="003B02CB" w:rsidRDefault="003B02CB" w:rsidP="003B02CB">
      <w:pPr>
        <w:widowControl w:val="0"/>
        <w:autoSpaceDE w:val="0"/>
        <w:autoSpaceDN w:val="0"/>
        <w:adjustRightInd w:val="0"/>
        <w:rPr>
          <w:rFonts w:asciiTheme="majorHAnsi" w:hAnsiTheme="majorHAnsi"/>
        </w:rPr>
      </w:pPr>
    </w:p>
    <w:p w14:paraId="3163F66E" w14:textId="51057EA7" w:rsidR="003B02CB" w:rsidRPr="0008044B" w:rsidRDefault="0005105B" w:rsidP="003C6CA7">
      <w:pPr>
        <w:outlineLvl w:val="0"/>
        <w:rPr>
          <w:rFonts w:ascii="Times New Roman" w:eastAsia="Times New Roman" w:hAnsi="Times New Roman" w:cs="Times New Roman"/>
          <w:b/>
          <w:sz w:val="20"/>
          <w:szCs w:val="20"/>
          <w:lang w:eastAsia="en-GB"/>
        </w:rPr>
      </w:pPr>
      <w:r w:rsidRPr="0008044B">
        <w:rPr>
          <w:rFonts w:asciiTheme="majorHAnsi" w:hAnsiTheme="majorHAnsi"/>
          <w:b/>
          <w:sz w:val="20"/>
          <w:szCs w:val="20"/>
        </w:rPr>
        <w:tab/>
        <w:t>Fig</w:t>
      </w:r>
      <w:r w:rsidR="004000AD">
        <w:rPr>
          <w:rFonts w:asciiTheme="majorHAnsi" w:hAnsiTheme="majorHAnsi"/>
          <w:b/>
          <w:sz w:val="20"/>
          <w:szCs w:val="20"/>
        </w:rPr>
        <w:t>2</w:t>
      </w:r>
      <w:r w:rsidRPr="0008044B">
        <w:rPr>
          <w:rFonts w:asciiTheme="majorHAnsi" w:hAnsiTheme="majorHAnsi"/>
          <w:b/>
          <w:sz w:val="20"/>
          <w:szCs w:val="20"/>
        </w:rPr>
        <w:t>: Pathways of entry into cells.</w:t>
      </w:r>
    </w:p>
    <w:p w14:paraId="2E7B13A9" w14:textId="77777777" w:rsidR="00533739" w:rsidRDefault="00533739" w:rsidP="003B02CB">
      <w:pPr>
        <w:rPr>
          <w:rFonts w:asciiTheme="majorHAnsi" w:hAnsiTheme="majorHAnsi"/>
          <w:b/>
          <w:sz w:val="28"/>
          <w:szCs w:val="28"/>
        </w:rPr>
      </w:pPr>
    </w:p>
    <w:p w14:paraId="5DC4A1C9" w14:textId="77777777" w:rsidR="00533739" w:rsidRDefault="00533739" w:rsidP="003B02CB">
      <w:pPr>
        <w:rPr>
          <w:rFonts w:asciiTheme="majorHAnsi" w:hAnsiTheme="majorHAnsi"/>
          <w:b/>
          <w:sz w:val="28"/>
          <w:szCs w:val="28"/>
        </w:rPr>
      </w:pPr>
    </w:p>
    <w:p w14:paraId="62F1B0E0" w14:textId="2F5FEF39" w:rsidR="003B02CB" w:rsidRPr="00533739" w:rsidRDefault="00F159FF" w:rsidP="003C6CA7">
      <w:pPr>
        <w:outlineLvl w:val="0"/>
        <w:rPr>
          <w:rFonts w:asciiTheme="majorHAnsi" w:hAnsiTheme="majorHAnsi"/>
          <w:b/>
          <w:sz w:val="28"/>
          <w:szCs w:val="28"/>
        </w:rPr>
      </w:pPr>
      <w:r>
        <w:rPr>
          <w:rFonts w:asciiTheme="majorHAnsi" w:hAnsiTheme="majorHAnsi"/>
          <w:b/>
          <w:sz w:val="28"/>
          <w:szCs w:val="28"/>
        </w:rPr>
        <w:t>CME in mammalian and yeast cells</w:t>
      </w:r>
    </w:p>
    <w:p w14:paraId="6D1B7630" w14:textId="77777777" w:rsidR="003B02CB" w:rsidRPr="003B02CB" w:rsidRDefault="003B02CB" w:rsidP="003B02CB">
      <w:pPr>
        <w:rPr>
          <w:rFonts w:asciiTheme="majorHAnsi" w:hAnsiTheme="majorHAnsi"/>
        </w:rPr>
      </w:pPr>
    </w:p>
    <w:p w14:paraId="5191F018" w14:textId="77777777" w:rsidR="003B02CB" w:rsidRPr="008E38A4" w:rsidRDefault="003B02CB" w:rsidP="003C6CA7">
      <w:pPr>
        <w:outlineLvl w:val="0"/>
        <w:rPr>
          <w:rFonts w:asciiTheme="majorHAnsi" w:hAnsiTheme="majorHAnsi"/>
          <w:b/>
        </w:rPr>
      </w:pPr>
      <w:r w:rsidRPr="008E38A4">
        <w:rPr>
          <w:rFonts w:asciiTheme="majorHAnsi" w:hAnsiTheme="majorHAnsi"/>
          <w:b/>
        </w:rPr>
        <w:t>Clathrin is required for mammalian CME</w:t>
      </w:r>
    </w:p>
    <w:p w14:paraId="3E45853B" w14:textId="4BB72598" w:rsidR="00955981" w:rsidRDefault="003B02CB" w:rsidP="003C6CA7">
      <w:pPr>
        <w:widowControl w:val="0"/>
        <w:autoSpaceDE w:val="0"/>
        <w:autoSpaceDN w:val="0"/>
        <w:adjustRightInd w:val="0"/>
        <w:rPr>
          <w:rFonts w:asciiTheme="majorHAnsi" w:hAnsiTheme="majorHAnsi"/>
        </w:rPr>
      </w:pPr>
      <w:r w:rsidRPr="003B02CB">
        <w:rPr>
          <w:rFonts w:asciiTheme="majorHAnsi" w:hAnsiTheme="majorHAnsi"/>
        </w:rPr>
        <w:t xml:space="preserve">That the </w:t>
      </w:r>
      <w:r w:rsidR="00685075">
        <w:rPr>
          <w:rFonts w:asciiTheme="majorHAnsi" w:hAnsiTheme="majorHAnsi"/>
        </w:rPr>
        <w:t>c</w:t>
      </w:r>
      <w:r w:rsidRPr="003B02CB">
        <w:rPr>
          <w:rFonts w:asciiTheme="majorHAnsi" w:hAnsiTheme="majorHAnsi"/>
        </w:rPr>
        <w:t>lathrin lattice is responsible for remodeling the plasma membrane and selecting cargo was speculated in the first papers that noted the “bristly” coat</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L.","type":"article-journal","volume":"20"},"uris":["http://www.mendeley.com/documents/?uuid=3b9678fe-d7d5-3aa3-8cf4-46be2c45909d"]},{"id":"ITEM-2","itemData":{"DOI":"10.1083/JCB.42.1.202","ISSN":"0021-9525","PMID":"4182372","abstract":"Five points are discussed regarding the vesicular structure isolated by fractionation techniques from the brain and liver of the guinea pig. 1. One type of vesicle, fixed by OsO(4) and shown in thin sections, is identified with the coated vesicle that has been observed in many varieties of tissues. 2. The vesicle contained in a spherical polygonal \"basketwork\" shown by the negative-staining techniques is identical with the coated vesicle shown in sections. 3. Despite minute observation of this basketwork we could not confirm the existence of \"hairlike projections\" extending from the convex cytoplasmic surface of the vesicle. We are inclined to believe, therefore, that the hairlike projections are actually the superimposed visual images of the regular hexagons and pentagons of the network composing the basketwork. 4. We repeat the hypothesis originally advanced by Roth and Porter (1) that the \"coating\" of the coated vesicle plays a role in the mechanism of the infolding and fission of the membrane; we suggest that these events are caused by the transformation of the regular hexagons (of the coating) into regular pentagons. 5. Finally, we make a suggestion as to the nature of those vesicles which have on their surface subparticles which look like \"elementary particles (2).\"","author":[{"dropping-particle":"","family":"Kanaseki","given":"T","non-dropping-particle":"","parse-names":false,"suffix":""},{"dropping-particle":"","family":"Kadota","given":"K","non-dropping-particle":"","parse-names":false,"suffix":""}],"container-title":"The Journal of cell biology","id":"ITEM-2","issue":"1","issued":{"date-parts":[["1969","7","1"]]},"page":"202-20","publisher":"Rockefeller University Press","title":"The \"vesicle in a basket\". A morphological study of the coated vesicle isolated from the nerve endings of the guinea pig brain, with special reference to the mechanism of membrane movements.","type":"article-journal","volume":"42"},"uris":["http://www.mendeley.com/documents/?uuid=6c0cf105-3a9e-32a5-9662-fa807d79feb2"]}],"mendeley":{"formattedCitation":"&lt;sup&gt;16,21&lt;/sup&gt;","plainTextFormattedCitation":"16,21","previouslyFormattedCitation":"&lt;sup&gt;16,21&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16,21</w:t>
      </w:r>
      <w:r w:rsidRPr="003B02CB">
        <w:rPr>
          <w:rFonts w:asciiTheme="majorHAnsi" w:hAnsiTheme="majorHAnsi"/>
        </w:rPr>
        <w:fldChar w:fldCharType="end"/>
      </w:r>
      <w:r w:rsidRPr="003B02CB">
        <w:rPr>
          <w:rFonts w:asciiTheme="majorHAnsi" w:hAnsiTheme="majorHAnsi"/>
        </w:rPr>
        <w:t xml:space="preserve">.  In multicellular organisms like </w:t>
      </w:r>
      <w:commentRangeStart w:id="8"/>
      <w:r w:rsidRPr="003B02CB">
        <w:rPr>
          <w:rFonts w:asciiTheme="majorHAnsi" w:hAnsiTheme="majorHAnsi"/>
          <w:i/>
        </w:rPr>
        <w:t>C.elegans</w:t>
      </w:r>
      <w:commentRangeEnd w:id="8"/>
      <w:r w:rsidR="00ED5D56">
        <w:rPr>
          <w:rStyle w:val="CommentReference"/>
        </w:rPr>
        <w:commentReference w:id="8"/>
      </w:r>
      <w:r w:rsidRPr="003B02CB">
        <w:rPr>
          <w:rFonts w:asciiTheme="majorHAnsi" w:hAnsiTheme="majorHAnsi"/>
        </w:rPr>
        <w:t>, clathrin depleted by RNAi result</w:t>
      </w:r>
      <w:r w:rsidR="00685075">
        <w:rPr>
          <w:rFonts w:asciiTheme="majorHAnsi" w:hAnsiTheme="majorHAnsi"/>
        </w:rPr>
        <w:t>s</w:t>
      </w:r>
      <w:r w:rsidRPr="003B02CB">
        <w:rPr>
          <w:rFonts w:asciiTheme="majorHAnsi" w:hAnsiTheme="majorHAnsi"/>
        </w:rPr>
        <w:t xml:space="preserve"> in decreased endocytic uptake in oocytes and dead progeny</w:t>
      </w:r>
      <w:r w:rsidRPr="003B02CB">
        <w:rPr>
          <w:rFonts w:asciiTheme="majorHAnsi" w:hAnsiTheme="majorHAnsi"/>
        </w:rPr>
        <w:fldChar w:fldCharType="begin" w:fldLock="1"/>
      </w:r>
      <w:r w:rsidR="00BC7F60">
        <w:rPr>
          <w:rFonts w:asciiTheme="majorHAnsi" w:hAnsiTheme="majorHAnsi"/>
        </w:rPr>
        <w:instrText>ADDIN CSL_CITATION {"citationItems":[{"id":"ITEM-1","itemData":{"ISSN":"1059-1524","PMID":"10588660","abstract":"The Caenorhabditis elegans oocyte is a highly amenable system for forward and reverse genetic analysis of receptor-mediated endocytosis. We describe the use of transgenic strains expressing a vitellogenin::green fluorescent protein (YP170::GFP) fusion to monitor yolk endocytosis by the C. elegans oocyte in vivo. This YP170::GFP reporter was used to assay the functions of C. elegans predicted proteins homologous to vertebrate endocytosis factors using RNA-mediated interference. We show that the basic components and pathways of endocytic trafficking are conserved between C. elegans and vertebrates, and that this system can be used to test the endocytic functions of any new gene. We also used the YP170::GFP assay to identify rme (receptor-mediated endocytosis) mutants. We describe a new member of the low-density lipoprotein receptor superfamily, RME-2, identified in our screens for endocytosis defective mutants. We show that RME-2 is the C. elegans yolk receptor.","author":[{"dropping-particle":"","family":"Grant","given":"B","non-dropping-particle":"","parse-names":false,"suffix":""},{"dropping-particle":"","family":"Hirsh","given":"D","non-dropping-particle":"","parse-names":false,"suffix":""}],"container-title":"Molecular biology of the cell","id":"ITEM-1","issue":"12","issued":{"date-parts":[["1999","12"]]},"page":"4311-26","title":"Receptor-mediated endocytosis in the Caenorhabditis elegans oocyte.","type":"article-journal","volume":"10"},"uris":["http://www.mendeley.com/documents/?uuid=55c1b15c-c673-30f4-aebe-5760d2402fd1"]}],"mendeley":{"formattedCitation":"&lt;sup&gt;22&lt;/sup&gt;","plainTextFormattedCitation":"22","previouslyFormattedCitation":"&lt;sup&gt;22&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22</w:t>
      </w:r>
      <w:r w:rsidRPr="003B02CB">
        <w:rPr>
          <w:rFonts w:asciiTheme="majorHAnsi" w:hAnsiTheme="majorHAnsi"/>
        </w:rPr>
        <w:fldChar w:fldCharType="end"/>
      </w:r>
      <w:r w:rsidRPr="003B02CB">
        <w:rPr>
          <w:rFonts w:asciiTheme="majorHAnsi" w:hAnsiTheme="majorHAnsi"/>
        </w:rPr>
        <w:t xml:space="preserve">, in </w:t>
      </w:r>
      <w:r w:rsidRPr="003B02CB">
        <w:rPr>
          <w:rFonts w:asciiTheme="majorHAnsi" w:hAnsiTheme="majorHAnsi"/>
          <w:i/>
        </w:rPr>
        <w:t>D.melanogaster</w:t>
      </w:r>
      <w:r w:rsidRPr="003B02CB">
        <w:rPr>
          <w:rFonts w:asciiTheme="majorHAnsi" w:hAnsiTheme="majorHAnsi"/>
        </w:rPr>
        <w:t xml:space="preserve">, deletion of </w:t>
      </w:r>
      <w:r w:rsidR="00685075">
        <w:rPr>
          <w:rFonts w:asciiTheme="majorHAnsi" w:hAnsiTheme="majorHAnsi"/>
        </w:rPr>
        <w:t>c</w:t>
      </w:r>
      <w:r w:rsidRPr="003B02CB">
        <w:rPr>
          <w:rFonts w:asciiTheme="majorHAnsi" w:hAnsiTheme="majorHAnsi"/>
        </w:rPr>
        <w:t>lathrin heavy chain results in embryonic lethality</w:t>
      </w:r>
      <w:r w:rsidRPr="003B02CB">
        <w:rPr>
          <w:rFonts w:asciiTheme="majorHAnsi" w:hAnsiTheme="majorHAnsi"/>
        </w:rPr>
        <w:fldChar w:fldCharType="begin" w:fldLock="1"/>
      </w:r>
      <w:r w:rsidR="00BC7F60">
        <w:rPr>
          <w:rFonts w:asciiTheme="majorHAnsi" w:hAnsiTheme="majorHAnsi"/>
        </w:rPr>
        <w:instrText>ADDIN CSL_CITATION {"citationItems":[{"id":"ITEM-1","itemData":{"ISSN":"0016-6731","PMID":"8375651","abstract":"The clathrin heavy chain (HC) is the major structural polypeptide of the cytoplasmic surface lattice of clathrin-coated pits and vesicles. As a genetic approach to understanding the role of clathrin in cellular morphogenesis and developmental signal transduction, a clathrin heavy chain (Chc) gene of Drosophila melanogaster has been identified by a combination of molecular and classical genetic approaches. Using degenerate primers based on mammalian and yeast clathrin HC sequences, a small fragment of the HC gene was amplified from genomic Drosophila DNA by the polymerase chain reaction. Genomic and cDNA clones from phage libraries were isolated and analyzed using this fragment as a probe. The amino acid sequence of the Drosophila clathrin HC deduced from cDNA sequences is 80%, 57% and 49% identical, respectively, with the mammalian, Dictyostelium and yeast HCs. Hybridization in situ to larval polytene chromosomes revealed a single Chc locus at position 13F2 on the X chromosome. A 13-kb genomic Drosophila fragment including the Chc transcription unit was reintroduced into the Drosophila genome via P element-mediated germline transformation. This DNA complemented a group of EMS-induced lethal mutations mapping to the same region of the X chromosome, thus identifying the Chc complementation group. Mutant individuals homozygous or hemizygous for the Chc1, Chc2 or Chc3 alleles developed to a late stage of embryogenesis, but failed to hatch to the first larval stage. A fourth allele, Chc4, exhibited polyphasic lethality, with a significant number of homozygous and hemizygous offspring surviving to adulthood. Germline clonal analysis of Chc mutant alleles indicated that the three tight lethal alleles were autonomous cell-lethal mutations in the female germline. In contrast, Chc4 germline clones were viable at a rate comparable to wild type, giving rise to viable adult progeny. However, hemizygous Chc4 males were invariably sterile. The sterility was efficiently rescued by an autosomal copy of the wild-type Chc gene reintroduced on a P element. These findings suggest a specialized role for clathrin in spermatogenesis.","author":[{"dropping-particle":"","family":"Bazinet","given":"C","non-dropping-particle":"","parse-names":false,"suffix":""},{"dropping-particle":"","family":"Katzen","given":"A L","non-dropping-particle":"","parse-names":false,"suffix":""},{"dropping-particle":"","family":"Morgan","given":"M","non-dropping-particle":"","parse-names":false,"suffix":""},{"dropping-particle":"","family":"Mahowald","given":"A P","non-dropping-particle":"","parse-names":false,"suffix":""},{"dropping-particle":"","family":"Lemmon","given":"S K","non-dropping-particle":"","parse-names":false,"suffix":""}],"container-title":"Genetics","id":"ITEM-1","issue":"4","issued":{"date-parts":[["1993","8"]]},"page":"1119-34","title":"The Drosophila clathrin heavy chain gene: clathrin function is essential in a multicellular organism.","type":"article-journal","volume":"134"},"uris":["http://www.mendeley.com/documents/?uuid=0a874eee-171c-31b6-ad3c-a944489fd115"]}],"mendeley":{"formattedCitation":"&lt;sup&gt;23&lt;/sup&gt;","plainTextFormattedCitation":"23","previouslyFormattedCitation":"&lt;sup&gt;23&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23</w:t>
      </w:r>
      <w:r w:rsidRPr="003B02CB">
        <w:rPr>
          <w:rFonts w:asciiTheme="majorHAnsi" w:hAnsiTheme="majorHAnsi"/>
        </w:rPr>
        <w:fldChar w:fldCharType="end"/>
      </w:r>
      <w:r w:rsidRPr="003B02CB">
        <w:rPr>
          <w:rFonts w:asciiTheme="majorHAnsi" w:hAnsiTheme="majorHAnsi"/>
        </w:rPr>
        <w:t>. In Hela cells, knock</w:t>
      </w:r>
      <w:r w:rsidR="00685075">
        <w:rPr>
          <w:rFonts w:asciiTheme="majorHAnsi" w:hAnsiTheme="majorHAnsi"/>
        </w:rPr>
        <w:t>-</w:t>
      </w:r>
      <w:r w:rsidRPr="003B02CB">
        <w:rPr>
          <w:rFonts w:asciiTheme="majorHAnsi" w:hAnsiTheme="majorHAnsi"/>
        </w:rPr>
        <w:t>down of the heavy chain by RNAi results in decrease in endocytosis by 80%</w:t>
      </w:r>
      <w:r w:rsidRPr="003B02CB">
        <w:rPr>
          <w:rFonts w:asciiTheme="majorHAnsi" w:hAnsiTheme="majorHAnsi"/>
        </w:rPr>
        <w:fldChar w:fldCharType="begin" w:fldLock="1"/>
      </w:r>
      <w:r w:rsidR="00BC7F60">
        <w:rPr>
          <w:rFonts w:asciiTheme="majorHAnsi" w:hAnsiTheme="majorHAnsi"/>
        </w:rPr>
        <w:instrText>ADDIN CSL_CITATION {"citationItems":[{"id":"ITEM-1","itemData":{"DOI":"10.1074/jbc.C400046200","ISSN":"0021-9258","PMID":"14985334","abstract":"To identify proteins that participate in clathrin-mediated endocytosis of the epidermal growth factor receptor (EGFR), 13 endocytic proteins were depleted in HeLa cells using highly efficient small interfering RNAs that were designed using a novel selection algorithm. The effects of small interfering RNAs on the ligand-induced endocytosis of EGFR were compared with those effects on the constitutive internalization of the transferrin receptor. The knock-downs of clathrin heavy chain and dynamin produced maximal inhibitory effects on the internalization of both receptors. Depletion of alpha, beta2, or micro2 subunits of AP-2 reduced EGF and transferrin internalization rates by 40-60%. Down-regulation of several accessory proteins individually had no effect on endocytosis but caused significant inhibition of EGF and transferrin endocytosis when the homologous proteins were depleted simultaneously. Surprisingly, knockdown of clathrin-assembly lymphoid myeloid leukemia protein, CALM, did not influence transferrin endocytosis but considerably affected EGFR internalization. Thus, CALM is the second protein besides Grb2 that appears to play a specific role in EGFR endocytosis. This study demonstrates that the efficient gene silencing by rationally designed small interfering RNA can be used as an approach to functionally analyze the entire cellular machineries, such as the clathrin-coated pits and vesicles.","author":[{"dropping-particle":"","family":"Huang","given":"Fangtian","non-dropping-particle":"","parse-names":false,"suffix":""},{"dropping-particle":"","family":"Khvorova","given":"Anastasia","non-dropping-particle":"","parse-names":false,"suffix":""},{"dropping-particle":"","family":"Marshall","given":"William","non-dropping-particle":"","parse-names":false,"suffix":""},{"dropping-particle":"","family":"Sorkin","given":"Alexander","non-dropping-particle":"","parse-names":false,"suffix":""}],"container-title":"Journal of Biological Chemistry","id":"ITEM-1","issue":"16","issued":{"date-parts":[["2004","4","16"]]},"page":"16657-16661","title":"Analysis of Clathrin-mediated Endocytosis of Epidermal Growth Factor Receptor by RNA Interference","type":"article-journal","volume":"279"},"uris":["http://www.mendeley.com/documents/?uuid=8333c7cb-9485-3448-9416-d190063f008c"]}],"mendeley":{"formattedCitation":"&lt;sup&gt;24&lt;/sup&gt;","plainTextFormattedCitation":"24","previouslyFormattedCitation":"&lt;sup&gt;24&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24</w:t>
      </w:r>
      <w:r w:rsidRPr="003B02CB">
        <w:rPr>
          <w:rFonts w:asciiTheme="majorHAnsi" w:hAnsiTheme="majorHAnsi"/>
        </w:rPr>
        <w:fldChar w:fldCharType="end"/>
      </w:r>
      <w:r w:rsidRPr="003B02CB">
        <w:rPr>
          <w:rFonts w:asciiTheme="majorHAnsi" w:hAnsiTheme="majorHAnsi"/>
        </w:rPr>
        <w:t xml:space="preserve">; essentially, endocytosis fails in the absence of clathrin. The </w:t>
      </w:r>
      <w:r w:rsidR="00685075">
        <w:rPr>
          <w:rFonts w:asciiTheme="majorHAnsi" w:hAnsiTheme="majorHAnsi"/>
        </w:rPr>
        <w:t>exact contribution of</w:t>
      </w:r>
      <w:r w:rsidRPr="003B02CB">
        <w:rPr>
          <w:rFonts w:asciiTheme="majorHAnsi" w:hAnsiTheme="majorHAnsi"/>
        </w:rPr>
        <w:t xml:space="preserve"> clathrin in the progression</w:t>
      </w:r>
      <w:r w:rsidR="000E035A">
        <w:rPr>
          <w:rFonts w:asciiTheme="majorHAnsi" w:hAnsiTheme="majorHAnsi"/>
        </w:rPr>
        <w:t xml:space="preserve"> of endocytosis</w:t>
      </w:r>
      <w:r w:rsidRPr="003B02CB">
        <w:rPr>
          <w:rFonts w:asciiTheme="majorHAnsi" w:hAnsiTheme="majorHAnsi"/>
        </w:rPr>
        <w:t xml:space="preserve"> has been heavily debated, but its involvement itself has not. Although several genes involved in </w:t>
      </w:r>
      <w:r w:rsidR="00E37D54">
        <w:rPr>
          <w:rFonts w:asciiTheme="majorHAnsi" w:hAnsiTheme="majorHAnsi"/>
        </w:rPr>
        <w:t>CME</w:t>
      </w:r>
      <w:r w:rsidRPr="003B02CB">
        <w:rPr>
          <w:rFonts w:asciiTheme="majorHAnsi" w:hAnsiTheme="majorHAnsi"/>
        </w:rPr>
        <w:t xml:space="preserve"> in yeast were found to be homologues of the mammalian machinery, </w:t>
      </w:r>
      <w:r w:rsidR="00E37D54">
        <w:rPr>
          <w:rFonts w:asciiTheme="majorHAnsi" w:hAnsiTheme="majorHAnsi"/>
        </w:rPr>
        <w:t xml:space="preserve">however, </w:t>
      </w:r>
      <w:r w:rsidRPr="003B02CB">
        <w:rPr>
          <w:rFonts w:asciiTheme="majorHAnsi" w:hAnsiTheme="majorHAnsi"/>
        </w:rPr>
        <w:t xml:space="preserve">early work in yeast revealed that clathrin </w:t>
      </w:r>
      <w:r w:rsidR="00672B96">
        <w:rPr>
          <w:rFonts w:asciiTheme="majorHAnsi" w:hAnsiTheme="majorHAnsi"/>
        </w:rPr>
        <w:t>i</w:t>
      </w:r>
      <w:r w:rsidRPr="003B02CB">
        <w:rPr>
          <w:rFonts w:asciiTheme="majorHAnsi" w:hAnsiTheme="majorHAnsi"/>
        </w:rPr>
        <w:t>s not necessary for endocytosis</w:t>
      </w:r>
      <w:r w:rsidRPr="003B02CB">
        <w:rPr>
          <w:rFonts w:asciiTheme="majorHAnsi" w:hAnsiTheme="majorHAnsi"/>
        </w:rPr>
        <w:fldChar w:fldCharType="begin" w:fldLock="1"/>
      </w:r>
      <w:r w:rsidR="00BC7F60">
        <w:rPr>
          <w:rFonts w:asciiTheme="majorHAnsi" w:hAnsiTheme="majorHAnsi"/>
        </w:rPr>
        <w:instrText>ADDIN CSL_CITATION {"citationItems":[{"id":"ITEM-1","itemData":{"ISSN":"0036-8075","PMID":"2865811","abstract":"Clathrin-coated membranes are intimately associated with a variety of protein transport processes in eukaryotic cells, yet no direct test of clathrin function has been possible. The data presented demonstrate that Saccharomyces cerevisiae does not require clathrin for either cell growth or protein secretion. Antiserum to the yeast clathrin heavy chain has been used to isolate a molecular clone of the heavy chain gene (CHC1) from a library of yeast DNA in lambda gt11. Clathrin-deficient mutant yeast have been obtained by replacing the single chromosomal CHC1 gene with a disrupted version of the cloned DNA. Cells harboring a nonfunctional chc1 allele produce no immunoreactive heavy chain polypeptide, and vesicles prepared from mutant cells are devoid of clathrin heavy and light chains. Although clathrin-deficient cells grow two to three times more slowly than normal, secretion of invertase occurs at a nearly normal rate. Therefore protein transport through the secretory pathway is not obligately coupled to the formation of clathrin-coated vesicles.","author":[{"dropping-particle":"","family":"Payne","given":"G S","non-dropping-particle":"","parse-names":false,"suffix":""},{"dropping-particle":"","family":"Schekman","given":"R","non-dropping-particle":"","parse-names":false,"suffix":""}],"container-title":"Science (New York, N.Y.)","id":"ITEM-1","issue":"4729","issued":{"date-parts":[["1985","11","29"]]},"page":"1009-14","title":"A test of clathrin function in protein secretion and cell growth.","type":"article-journal","volume":"230"},"uris":["http://www.mendeley.com/documents/?uuid=f3851a98-7902-3e4f-9c15-f19679d94239"]}],"mendeley":{"formattedCitation":"&lt;sup&gt;25&lt;/sup&gt;","plainTextFormattedCitation":"25","previouslyFormattedCitation":"&lt;sup&gt;25&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25</w:t>
      </w:r>
      <w:r w:rsidRPr="003B02CB">
        <w:rPr>
          <w:rFonts w:asciiTheme="majorHAnsi" w:hAnsiTheme="majorHAnsi"/>
        </w:rPr>
        <w:fldChar w:fldCharType="end"/>
      </w:r>
      <w:r w:rsidRPr="003B02CB">
        <w:rPr>
          <w:rFonts w:asciiTheme="majorHAnsi" w:hAnsiTheme="majorHAnsi"/>
        </w:rPr>
        <w:t>.</w:t>
      </w:r>
      <w:r w:rsidR="00350CCA">
        <w:rPr>
          <w:rFonts w:asciiTheme="majorHAnsi" w:hAnsiTheme="majorHAnsi"/>
        </w:rPr>
        <w:t xml:space="preserve"> Loss of clathrin changes the size of the vesicles formed at scission, and leads to decrease in the number of established endocytic sites</w:t>
      </w:r>
      <w:r w:rsidR="00350CCA">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-2","issued":{"date-parts":[["2016","6"]]},"language":"en","title":"Clathrin modulates vesicle scission, but not invagination shape, in yeast endocytosis","type":"article-journal","volume":"5"},"uris":["http://www.mendeley.com/documents/?uuid=d6d92a82-20d6-40ff-a3df-0eaeff694f42"]}],"mendeley":{"formattedCitation":"&lt;sup&gt;26,27&lt;/sup&gt;","plainTextFormattedCitation":"26,27","previouslyFormattedCitation":"&lt;sup&gt;26,27&lt;/sup&gt;"},"properties":{"noteIndex":0},"schema":"https://github.com/citation-style-language/schema/raw/master/csl-citation.json"}</w:instrText>
      </w:r>
      <w:r w:rsidR="00350CCA">
        <w:rPr>
          <w:rFonts w:asciiTheme="majorHAnsi" w:hAnsiTheme="majorHAnsi"/>
        </w:rPr>
        <w:fldChar w:fldCharType="separate"/>
      </w:r>
      <w:r w:rsidR="00350CCA" w:rsidRPr="00350CCA">
        <w:rPr>
          <w:rFonts w:asciiTheme="majorHAnsi" w:hAnsiTheme="majorHAnsi"/>
          <w:noProof/>
          <w:vertAlign w:val="superscript"/>
        </w:rPr>
        <w:t>26,27</w:t>
      </w:r>
      <w:r w:rsidR="00350CCA">
        <w:rPr>
          <w:rFonts w:asciiTheme="majorHAnsi" w:hAnsiTheme="majorHAnsi"/>
        </w:rPr>
        <w:fldChar w:fldCharType="end"/>
      </w:r>
      <w:r w:rsidR="007F11FE">
        <w:rPr>
          <w:rFonts w:asciiTheme="majorHAnsi" w:hAnsiTheme="majorHAnsi"/>
        </w:rPr>
        <w:t>: it appears to affect establishment of sites and regulation of scission.</w:t>
      </w:r>
      <w:r w:rsidR="0096390E">
        <w:rPr>
          <w:rFonts w:asciiTheme="majorHAnsi" w:hAnsiTheme="majorHAnsi"/>
        </w:rPr>
        <w:t xml:space="preserve"> </w:t>
      </w:r>
      <w:r w:rsidRPr="003B02CB">
        <w:rPr>
          <w:rFonts w:asciiTheme="majorHAnsi" w:hAnsiTheme="majorHAnsi"/>
        </w:rPr>
        <w:t>It became apparent that though the mammalian and yeast systems were mechanistically similar and most of the yeast endocytic proteins had mammalian homologues</w:t>
      </w:r>
      <w:r w:rsidRPr="003B02CB">
        <w:rPr>
          <w:rFonts w:asciiTheme="majorHAnsi" w:hAnsiTheme="majorHAnsi"/>
        </w:rPr>
        <w:fldChar w:fldCharType="begin" w:fldLock="1"/>
      </w:r>
      <w:r w:rsidR="007F11FE">
        <w:rPr>
          <w:rFonts w:asciiTheme="majorHAnsi" w:hAnsiTheme="majorHAnsi"/>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lt;sup&gt;28&lt;/sup&gt;","plainTextFormattedCitation":"28","previouslyFormattedCitation":"&lt;sup&gt;28&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28</w:t>
      </w:r>
      <w:r w:rsidRPr="003B02CB">
        <w:rPr>
          <w:rFonts w:asciiTheme="majorHAnsi" w:hAnsiTheme="majorHAnsi"/>
        </w:rPr>
        <w:fldChar w:fldCharType="end"/>
      </w:r>
      <w:r w:rsidRPr="003B02CB">
        <w:rPr>
          <w:rFonts w:asciiTheme="majorHAnsi" w:hAnsiTheme="majorHAnsi"/>
        </w:rPr>
        <w:t>, there ar</w:t>
      </w:r>
      <w:r w:rsidR="003C6CA7">
        <w:rPr>
          <w:rFonts w:asciiTheme="majorHAnsi" w:hAnsiTheme="majorHAnsi"/>
        </w:rPr>
        <w:t>e some significant differences.</w:t>
      </w:r>
    </w:p>
    <w:p w14:paraId="11D490A5" w14:textId="77777777" w:rsidR="00FE019A" w:rsidRDefault="00FE019A" w:rsidP="003C6CA7">
      <w:pPr>
        <w:widowControl w:val="0"/>
        <w:autoSpaceDE w:val="0"/>
        <w:autoSpaceDN w:val="0"/>
        <w:adjustRightInd w:val="0"/>
        <w:rPr>
          <w:rFonts w:asciiTheme="majorHAnsi" w:hAnsiTheme="majorHAnsi"/>
        </w:rPr>
      </w:pPr>
    </w:p>
    <w:p w14:paraId="22BDBA0C" w14:textId="77777777" w:rsidR="00FE019A" w:rsidRDefault="00FE019A" w:rsidP="003C6CA7">
      <w:pPr>
        <w:widowControl w:val="0"/>
        <w:autoSpaceDE w:val="0"/>
        <w:autoSpaceDN w:val="0"/>
        <w:adjustRightInd w:val="0"/>
        <w:rPr>
          <w:rFonts w:asciiTheme="majorHAnsi" w:hAnsiTheme="majorHAnsi"/>
        </w:rPr>
      </w:pPr>
    </w:p>
    <w:p w14:paraId="639734DD" w14:textId="77777777" w:rsidR="00FE019A" w:rsidRDefault="00FE019A" w:rsidP="003C6CA7">
      <w:pPr>
        <w:widowControl w:val="0"/>
        <w:autoSpaceDE w:val="0"/>
        <w:autoSpaceDN w:val="0"/>
        <w:adjustRightInd w:val="0"/>
        <w:rPr>
          <w:rFonts w:asciiTheme="majorHAnsi" w:hAnsiTheme="majorHAnsi"/>
        </w:rPr>
      </w:pPr>
    </w:p>
    <w:p w14:paraId="3AD3E3F4" w14:textId="77777777" w:rsidR="00FE019A" w:rsidRDefault="00FE019A" w:rsidP="003C6CA7">
      <w:pPr>
        <w:widowControl w:val="0"/>
        <w:autoSpaceDE w:val="0"/>
        <w:autoSpaceDN w:val="0"/>
        <w:adjustRightInd w:val="0"/>
        <w:rPr>
          <w:rFonts w:asciiTheme="majorHAnsi" w:hAnsiTheme="majorHAnsi"/>
        </w:rPr>
      </w:pPr>
    </w:p>
    <w:p w14:paraId="6DDCEBBE" w14:textId="77777777" w:rsidR="00FE019A" w:rsidRDefault="00FE019A" w:rsidP="003C6CA7">
      <w:pPr>
        <w:widowControl w:val="0"/>
        <w:autoSpaceDE w:val="0"/>
        <w:autoSpaceDN w:val="0"/>
        <w:adjustRightInd w:val="0"/>
        <w:rPr>
          <w:rFonts w:asciiTheme="majorHAnsi" w:hAnsiTheme="majorHAnsi"/>
        </w:rPr>
      </w:pPr>
    </w:p>
    <w:p w14:paraId="4F4CCBA3" w14:textId="77777777" w:rsidR="00FE019A" w:rsidRDefault="00FE019A" w:rsidP="003C6CA7">
      <w:pPr>
        <w:widowControl w:val="0"/>
        <w:autoSpaceDE w:val="0"/>
        <w:autoSpaceDN w:val="0"/>
        <w:adjustRightInd w:val="0"/>
        <w:rPr>
          <w:rFonts w:asciiTheme="majorHAnsi" w:hAnsiTheme="majorHAnsi"/>
        </w:rPr>
      </w:pPr>
    </w:p>
    <w:p w14:paraId="502D108B" w14:textId="47C8DF07" w:rsidR="00FE019A" w:rsidRDefault="00FE019A" w:rsidP="00FE019A">
      <w:pPr>
        <w:widowControl w:val="0"/>
        <w:autoSpaceDE w:val="0"/>
        <w:autoSpaceDN w:val="0"/>
        <w:adjustRightInd w:val="0"/>
        <w:jc w:val="center"/>
        <w:rPr>
          <w:rFonts w:asciiTheme="majorHAnsi" w:hAnsiTheme="majorHAnsi"/>
        </w:rPr>
      </w:pPr>
      <w:r>
        <w:rPr>
          <w:rFonts w:asciiTheme="majorHAnsi" w:hAnsiTheme="majorHAnsi"/>
          <w:noProof/>
          <w:lang w:val="en-GB" w:eastAsia="en-GB"/>
        </w:rPr>
        <w:drawing>
          <wp:inline distT="0" distB="0" distL="0" distR="0" wp14:anchorId="46A335D2" wp14:editId="6FA32E4C">
            <wp:extent cx="5237828" cy="2554605"/>
            <wp:effectExtent l="0" t="0" r="0" b="10795"/>
            <wp:docPr id="10" name="Picture 10" descr="../../figures/fig_clathri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fig_clathrin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4691" cy="2557952"/>
                    </a:xfrm>
                    <a:prstGeom prst="rect">
                      <a:avLst/>
                    </a:prstGeom>
                    <a:noFill/>
                    <a:ln>
                      <a:noFill/>
                    </a:ln>
                  </pic:spPr>
                </pic:pic>
              </a:graphicData>
            </a:graphic>
          </wp:inline>
        </w:drawing>
      </w:r>
    </w:p>
    <w:p w14:paraId="2D733B94" w14:textId="5AD8AE30" w:rsidR="007121A3" w:rsidRPr="007121A3" w:rsidRDefault="00FE019A" w:rsidP="007121A3">
      <w:pPr>
        <w:ind w:left="720"/>
        <w:rPr>
          <w:rFonts w:asciiTheme="majorHAnsi" w:hAnsiTheme="majorHAnsi"/>
          <w:b/>
          <w:sz w:val="20"/>
          <w:szCs w:val="20"/>
        </w:rPr>
      </w:pPr>
      <w:r w:rsidRPr="007121A3">
        <w:rPr>
          <w:rFonts w:asciiTheme="majorHAnsi" w:hAnsiTheme="majorHAnsi"/>
          <w:b/>
          <w:sz w:val="20"/>
          <w:szCs w:val="20"/>
        </w:rPr>
        <w:t>Fig</w:t>
      </w:r>
      <w:r w:rsidR="004000AD">
        <w:rPr>
          <w:rFonts w:asciiTheme="majorHAnsi" w:hAnsiTheme="majorHAnsi"/>
          <w:b/>
          <w:sz w:val="20"/>
          <w:szCs w:val="20"/>
        </w:rPr>
        <w:t>3</w:t>
      </w:r>
      <w:r w:rsidRPr="007121A3">
        <w:rPr>
          <w:rFonts w:asciiTheme="majorHAnsi" w:hAnsiTheme="majorHAnsi"/>
          <w:b/>
          <w:sz w:val="20"/>
          <w:szCs w:val="20"/>
        </w:rPr>
        <w:t xml:space="preserve">: a) </w:t>
      </w:r>
      <w:r w:rsidR="002E123D">
        <w:rPr>
          <w:rFonts w:asciiTheme="majorHAnsi" w:hAnsiTheme="majorHAnsi"/>
          <w:b/>
          <w:sz w:val="20"/>
          <w:szCs w:val="20"/>
        </w:rPr>
        <w:t xml:space="preserve">Mechanism of clathrin-mediated endocytosis and structure of clathrin cage </w:t>
      </w:r>
      <w:r w:rsidR="003E4467">
        <w:rPr>
          <w:rFonts w:asciiTheme="majorHAnsi" w:hAnsiTheme="majorHAnsi"/>
          <w:b/>
          <w:sz w:val="20"/>
          <w:szCs w:val="20"/>
        </w:rPr>
        <w:t>that forms</w:t>
      </w:r>
      <w:r w:rsidR="002E123D">
        <w:rPr>
          <w:rFonts w:asciiTheme="majorHAnsi" w:hAnsiTheme="majorHAnsi"/>
          <w:b/>
          <w:sz w:val="20"/>
          <w:szCs w:val="20"/>
        </w:rPr>
        <w:t xml:space="preserve"> over a clathrin coat</w:t>
      </w:r>
      <w:r w:rsidRPr="007121A3">
        <w:rPr>
          <w:rFonts w:asciiTheme="majorHAnsi" w:hAnsiTheme="majorHAnsi"/>
          <w:b/>
          <w:sz w:val="20"/>
          <w:szCs w:val="20"/>
        </w:rPr>
        <w:t xml:space="preserve">. b) Different stages of Clathrin coated pit progressing. </w:t>
      </w:r>
      <w:r w:rsidR="007121A3" w:rsidRPr="007121A3">
        <w:rPr>
          <w:rFonts w:asciiTheme="majorHAnsi" w:eastAsia="Times New Roman" w:hAnsiTheme="majorHAnsi" w:cs="Times New Roman"/>
          <w:b/>
          <w:sz w:val="20"/>
          <w:szCs w:val="20"/>
          <w:lang w:val="en-GB" w:eastAsia="en-GB"/>
        </w:rPr>
        <w:t>Gallery of coated pit proﬁles on the inner surface of chicken ﬁbroblasts, illustrating the range of lattice curvature seen normally. Scale bar: 200 nm.</w:t>
      </w:r>
    </w:p>
    <w:p w14:paraId="2034F200" w14:textId="77777777" w:rsidR="00955981" w:rsidRDefault="00955981" w:rsidP="003B02CB">
      <w:pPr>
        <w:rPr>
          <w:rFonts w:asciiTheme="majorHAnsi" w:hAnsiTheme="majorHAnsi"/>
        </w:rPr>
      </w:pPr>
    </w:p>
    <w:p w14:paraId="2EF0A638" w14:textId="77777777" w:rsidR="00955981" w:rsidRPr="003B02CB" w:rsidRDefault="00955981" w:rsidP="003B02CB">
      <w:pPr>
        <w:rPr>
          <w:rFonts w:asciiTheme="majorHAnsi" w:hAnsiTheme="majorHAnsi"/>
        </w:rPr>
      </w:pPr>
    </w:p>
    <w:p w14:paraId="0E789839" w14:textId="77777777" w:rsidR="003B02CB" w:rsidRPr="008E38A4" w:rsidRDefault="003B02CB" w:rsidP="003C6CA7">
      <w:pPr>
        <w:outlineLvl w:val="0"/>
        <w:rPr>
          <w:rFonts w:asciiTheme="majorHAnsi" w:hAnsiTheme="majorHAnsi"/>
          <w:b/>
        </w:rPr>
      </w:pPr>
      <w:r w:rsidRPr="008E38A4">
        <w:rPr>
          <w:rFonts w:asciiTheme="majorHAnsi" w:hAnsiTheme="majorHAnsi"/>
          <w:b/>
        </w:rPr>
        <w:t>Actin forces are required for yeast CME</w:t>
      </w:r>
    </w:p>
    <w:p w14:paraId="437481A6" w14:textId="16EA1FE7" w:rsidR="003B02CB" w:rsidRDefault="003B02CB" w:rsidP="003B02CB">
      <w:pPr>
        <w:rPr>
          <w:rFonts w:asciiTheme="majorHAnsi" w:hAnsiTheme="majorHAnsi"/>
        </w:rPr>
      </w:pPr>
      <w:r w:rsidRPr="003B02CB">
        <w:rPr>
          <w:rFonts w:asciiTheme="majorHAnsi" w:hAnsiTheme="majorHAnsi"/>
        </w:rPr>
        <w:t xml:space="preserve">Cortical actin patches were first seen in S.cerevisae, </w:t>
      </w:r>
      <w:del w:id="9" w:author="Marko" w:date="2018-07-30T13:31:00Z">
        <w:r w:rsidRPr="003B02CB" w:rsidDel="007A1497">
          <w:rPr>
            <w:rFonts w:asciiTheme="majorHAnsi" w:hAnsiTheme="majorHAnsi"/>
          </w:rPr>
          <w:delText xml:space="preserve">that </w:delText>
        </w:r>
      </w:del>
      <w:ins w:id="10" w:author="Marko" w:date="2018-07-30T13:31:00Z">
        <w:r w:rsidR="007A1497">
          <w:rPr>
            <w:rFonts w:asciiTheme="majorHAnsi" w:hAnsiTheme="majorHAnsi"/>
          </w:rPr>
          <w:t>and they</w:t>
        </w:r>
        <w:r w:rsidR="007A1497" w:rsidRPr="003B02CB">
          <w:rPr>
            <w:rFonts w:asciiTheme="majorHAnsi" w:hAnsiTheme="majorHAnsi"/>
          </w:rPr>
          <w:t xml:space="preserve"> </w:t>
        </w:r>
      </w:ins>
      <w:r w:rsidRPr="003B02CB">
        <w:rPr>
          <w:rFonts w:asciiTheme="majorHAnsi" w:hAnsiTheme="majorHAnsi"/>
        </w:rPr>
        <w:t>were later established as</w:t>
      </w:r>
      <w:r w:rsidR="00D029E8">
        <w:rPr>
          <w:rFonts w:asciiTheme="majorHAnsi" w:hAnsiTheme="majorHAnsi"/>
        </w:rPr>
        <w:t xml:space="preserve"> endocytic sites from the coloco</w:t>
      </w:r>
      <w:r w:rsidRPr="003B02CB">
        <w:rPr>
          <w:rFonts w:asciiTheme="majorHAnsi" w:hAnsiTheme="majorHAnsi"/>
        </w:rPr>
        <w:t xml:space="preserve">lization of other endocytic proteins. While the mammalian CME </w:t>
      </w:r>
      <w:del w:id="11" w:author="Marko" w:date="2018-07-30T13:32:00Z">
        <w:r w:rsidRPr="003B02CB" w:rsidDel="007A1497">
          <w:rPr>
            <w:rFonts w:asciiTheme="majorHAnsi" w:hAnsiTheme="majorHAnsi"/>
          </w:rPr>
          <w:delText xml:space="preserve">uptake </w:delText>
        </w:r>
      </w:del>
      <w:r w:rsidRPr="003B02CB">
        <w:rPr>
          <w:rFonts w:asciiTheme="majorHAnsi" w:hAnsiTheme="majorHAnsi"/>
        </w:rPr>
        <w:t>is heavily dependent on clathrin, the yeast system relies on actin and its proper organization for endocytosis</w:t>
      </w:r>
      <w:r w:rsidRPr="003B02CB">
        <w:rPr>
          <w:rFonts w:asciiTheme="majorHAnsi" w:hAnsiTheme="majorHAnsi"/>
        </w:rPr>
        <w:fldChar w:fldCharType="begin" w:fldLock="1"/>
      </w:r>
      <w:r w:rsidR="007F11FE">
        <w:rPr>
          <w:rFonts w:asciiTheme="majorHAnsi" w:hAnsiTheme="majorHAnsi"/>
        </w:rPr>
        <w:instrText>ADDIN CSL_CITATION {"citationItems":[{"id":"ITEM-1","itemData":{"DOI":"10.1093/emboj/17.3.635","ISSN":"0261-4189","PMID":"8335001","abstract":"In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dropping-particle":"","family":"Riezman","given":"H.","non-dropping-particle":"","parse-names":false,"suffix":""},{"dropping-particle":"","family":"Riezman","given":"Howard","non-dropping-particle":"","parse-names":false,"suffix":""}],"container-title":"The EMBO journal","id":"ITEM-1","issue":"7","issued":{"date-parts":[["1993","7","15"]]},"page":"2855-62","publisher":"EMBO Press","title":"Actin and fimbrin are required for the internalization step of endocytosis in yeast.","type":"article-journal","volume":"12"},"uris":["http://www.mendeley.com/documents/?uuid=88e62d71-05cc-3fe2-b329-b9781d744fa0"]}],"mendeley":{"formattedCitation":"&lt;sup&gt;29&lt;/sup&gt;","plainTextFormattedCitation":"29","previouslyFormattedCitation":"&lt;sup&gt;29&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29</w:t>
      </w:r>
      <w:r w:rsidRPr="003B02CB">
        <w:rPr>
          <w:rFonts w:asciiTheme="majorHAnsi" w:hAnsiTheme="majorHAnsi"/>
        </w:rPr>
        <w:fldChar w:fldCharType="end"/>
      </w:r>
      <w:r w:rsidRPr="003B02CB">
        <w:rPr>
          <w:rFonts w:asciiTheme="majorHAnsi" w:hAnsiTheme="majorHAnsi"/>
        </w:rPr>
        <w:t xml:space="preserve">. </w:t>
      </w:r>
      <w:commentRangeStart w:id="12"/>
      <w:r w:rsidRPr="003B02CB">
        <w:rPr>
          <w:rFonts w:asciiTheme="majorHAnsi" w:hAnsiTheme="majorHAnsi"/>
        </w:rPr>
        <w:t>Not only is actin itself necessary for the intiation of plasma membrane deformation</w:t>
      </w:r>
      <w:r w:rsidRPr="003B02CB">
        <w:rPr>
          <w:rFonts w:asciiTheme="majorHAnsi" w:hAnsiTheme="majorHAnsi"/>
        </w:rPr>
        <w:fldChar w:fldCharType="begin" w:fldLock="1"/>
      </w:r>
      <w:r w:rsidR="007F11FE">
        <w:rPr>
          <w:rFonts w:asciiTheme="majorHAnsi" w:hAnsiTheme="majorHAnsi"/>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F11FE">
        <w:rPr>
          <w:rFonts w:ascii="MS Mincho" w:eastAsia="MS Mincho" w:hAnsi="MS Mincho" w:cs="MS Mincho"/>
        </w:rPr>
        <w:instrText>∼</w:instrText>
      </w:r>
      <w:r w:rsidR="007F11FE">
        <w:rPr>
          <w:rFonts w:asciiTheme="majorHAnsi" w:hAnsiTheme="majorHAnsi"/>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mendeley":{"formattedCitation":"&lt;sup&gt;30&lt;/sup&gt;","plainTextFormattedCitation":"30","previouslyFormattedCitation":"&lt;sup&gt;30&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30</w:t>
      </w:r>
      <w:r w:rsidRPr="003B02CB">
        <w:rPr>
          <w:rFonts w:asciiTheme="majorHAnsi" w:hAnsiTheme="majorHAnsi"/>
        </w:rPr>
        <w:fldChar w:fldCharType="end"/>
      </w:r>
      <w:r w:rsidRPr="003B02CB">
        <w:rPr>
          <w:rFonts w:asciiTheme="majorHAnsi" w:hAnsiTheme="majorHAnsi"/>
        </w:rPr>
        <w:t xml:space="preserve">, coupling the endocytic coat to actin </w:t>
      </w:r>
      <w:del w:id="13" w:author="Marko" w:date="2018-07-30T13:32:00Z">
        <w:r w:rsidRPr="003B02CB" w:rsidDel="007A1497">
          <w:rPr>
            <w:rFonts w:asciiTheme="majorHAnsi" w:hAnsiTheme="majorHAnsi"/>
          </w:rPr>
          <w:delText xml:space="preserve">are </w:delText>
        </w:r>
      </w:del>
      <w:ins w:id="14" w:author="Marko" w:date="2018-07-30T13:32:00Z">
        <w:r w:rsidR="007A1497">
          <w:rPr>
            <w:rFonts w:asciiTheme="majorHAnsi" w:hAnsiTheme="majorHAnsi"/>
          </w:rPr>
          <w:t>is</w:t>
        </w:r>
        <w:r w:rsidR="007A1497" w:rsidRPr="003B02CB">
          <w:rPr>
            <w:rFonts w:asciiTheme="majorHAnsi" w:hAnsiTheme="majorHAnsi"/>
          </w:rPr>
          <w:t xml:space="preserve"> </w:t>
        </w:r>
      </w:ins>
      <w:r w:rsidRPr="003B02CB">
        <w:rPr>
          <w:rFonts w:asciiTheme="majorHAnsi" w:hAnsiTheme="majorHAnsi"/>
        </w:rPr>
        <w:t>necessary for internalization</w:t>
      </w:r>
      <w:r w:rsidRPr="003B02CB">
        <w:rPr>
          <w:rFonts w:asciiTheme="majorHAnsi" w:hAnsiTheme="majorHAnsi"/>
        </w:rPr>
        <w:fldChar w:fldCharType="begin" w:fldLock="1"/>
      </w:r>
      <w:r w:rsidR="007F11FE">
        <w:rPr>
          <w:rFonts w:asciiTheme="majorHAnsi" w:hAnsiTheme="majorHAnsi"/>
        </w:rPr>
        <w:instrText>ADDIN CSL_CITATION {"citationItems":[{"id":"ITEM-1","itemData":{"DOI":"10.1083/jcb.120.1.55","ISSN":"0021-9525","PMID":"8380177","abstract":"alpha-factor, one of two peptide hormones responsible for synchronized mating between MATa and MAT alpha-cell types in Saccharomyces cerevisiae, binds to its cell surface receptor and is internalized in a time-, temperature-, and energy-dependent manner (Chvatchko, Y., I. Howald, and H. Riezman. 1986. Cell. 46:355-364). After internalization, alpha-factor is delivered to the vacuole via vesicular intermediates and degraded there consistent with an endocytic mechanism (Singer, B., and H. Riezman. 1990. J. Cell Biol. 110:1911-1922; Chvatchko, Y., I. Howald, and H. Riezman. 1986. Cell. 46:355-364). We have isolated two mutants that are defective in the internalization process. Both mutations confer a recessive, temperature-sensitive growth phenotype upon cells that cosegregates with their endocytosis defect. Lucifer yellow, a marker for fluid-phase endocytosis, shows accumulation characteristics in the mutants that are similar to the uptake characteristics of 35S-alpha-factor. The endocytic defect in end4 cells appears immediately upon shift to restrictive temperature and is reversible at permissive temperature if new protein synthesis is allowed. Furthermore, the end4 mutation only affects alpha-factor internalization and not the later delivery of alpha-factor to the vacuole. Other vesicle-mediated processes seem to be normal in end3 and end4 mutants. END3 and END4 are the first genes shown to be necessary for the internalization step of receptor-borne and fluid-phase markers in yeast.","author":[{"dropping-particle":"","family":"Raths","given":"S.","non-dropping-particle":"","parse-names":false,"suffix":""},{"dropping-particle":"","family":"Rohrer","given":"J","non-dropping-particle":"","parse-names":false,"suffix":""},{"dropping-particle":"","family":"Crausaz","given":"F","non-dropping-particle":"","parse-names":false,"suffix":""},{"dropping-particle":"","family":"Riezman","given":"H","non-dropping-particle":"","parse-names":false,"suffix":""}],"container-title":"The Journal of Cell Biology","id":"ITEM-1","issue":"1","issued":{"date-parts":[["1993","1","1"]]},"page":"55-65","title":"end3 and end4: two mutants defective in receptor-mediated and fluid- phase endocytosis in Saccharomyces cerevisiae","type":"article-journal","volume":"120"},"uris":["http://www.mendeley.com/documents/?uuid=06fe06a9-a004-3f3c-b876-117462632896"]},{"id":"ITEM-2","itemData":{"DOI":"10.1073/pnas.1207011109","ISSN":"1091-6490","PMID":"22927393","abstract":"Dynamic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America","id":"ITEM-2","issue":"38","issued":{"date-parts":[["2012","9","18"]]},"page":"E2533-42","publisher":"National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lt;sup&gt;31,32&lt;/sup&gt;","plainTextFormattedCitation":"31,32","previouslyFormattedCitation":"&lt;sup&gt;31,32&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31,32</w:t>
      </w:r>
      <w:r w:rsidRPr="003B02CB">
        <w:rPr>
          <w:rFonts w:asciiTheme="majorHAnsi" w:hAnsiTheme="majorHAnsi"/>
        </w:rPr>
        <w:fldChar w:fldCharType="end"/>
      </w:r>
      <w:r w:rsidRPr="003B02CB">
        <w:rPr>
          <w:rFonts w:asciiTheme="majorHAnsi" w:hAnsiTheme="majorHAnsi"/>
        </w:rPr>
        <w:t>.</w:t>
      </w:r>
      <w:commentRangeEnd w:id="12"/>
      <w:r w:rsidR="007A1497">
        <w:rPr>
          <w:rStyle w:val="CommentReference"/>
        </w:rPr>
        <w:commentReference w:id="12"/>
      </w:r>
      <w:r w:rsidRPr="003B02CB">
        <w:rPr>
          <w:rFonts w:asciiTheme="majorHAnsi" w:hAnsiTheme="majorHAnsi"/>
        </w:rPr>
        <w:t xml:space="preserve">  </w:t>
      </w:r>
      <w:commentRangeStart w:id="15"/>
      <w:r w:rsidRPr="003B02CB">
        <w:rPr>
          <w:rFonts w:asciiTheme="majorHAnsi" w:hAnsiTheme="majorHAnsi"/>
        </w:rPr>
        <w:t xml:space="preserve">The cell wall </w:t>
      </w:r>
      <w:commentRangeEnd w:id="15"/>
      <w:r w:rsidR="007A1497">
        <w:rPr>
          <w:rStyle w:val="CommentReference"/>
        </w:rPr>
        <w:commentReference w:id="15"/>
      </w:r>
      <w:r w:rsidRPr="003B02CB">
        <w:rPr>
          <w:rFonts w:asciiTheme="majorHAnsi" w:hAnsiTheme="majorHAnsi"/>
        </w:rPr>
        <w:t xml:space="preserve">surrounding the plasma membrane in yeast cells </w:t>
      </w:r>
      <w:r w:rsidR="002B2445">
        <w:rPr>
          <w:rFonts w:asciiTheme="majorHAnsi" w:hAnsiTheme="majorHAnsi"/>
        </w:rPr>
        <w:t xml:space="preserve">induces a </w:t>
      </w:r>
      <w:r w:rsidRPr="003B02CB">
        <w:rPr>
          <w:rFonts w:asciiTheme="majorHAnsi" w:hAnsiTheme="majorHAnsi"/>
        </w:rPr>
        <w:t xml:space="preserve">high </w:t>
      </w:r>
      <w:r w:rsidR="002B2445">
        <w:rPr>
          <w:rFonts w:asciiTheme="majorHAnsi" w:hAnsiTheme="majorHAnsi"/>
        </w:rPr>
        <w:t xml:space="preserve">intracellular </w:t>
      </w:r>
      <w:r w:rsidRPr="003B02CB">
        <w:rPr>
          <w:rFonts w:asciiTheme="majorHAnsi" w:hAnsiTheme="majorHAnsi"/>
        </w:rPr>
        <w:t>turgor pressure</w:t>
      </w:r>
      <w:r w:rsidRPr="003B02CB">
        <w:rPr>
          <w:rFonts w:asciiTheme="majorHAnsi" w:hAnsiTheme="majorHAnsi"/>
        </w:rPr>
        <w:fldChar w:fldCharType="begin" w:fldLock="1"/>
      </w:r>
      <w:r w:rsidR="007F11FE">
        <w:rPr>
          <w:rFonts w:asciiTheme="majorHAnsi" w:hAnsiTheme="majorHAnsi"/>
        </w:rPr>
        <w:instrText>ADDIN CSL_CITATION {"citationItems":[{"id":"ITEM-1","itemData":{"DOI":"10.1091/mbc.E13-10-0618","ISSN":"1059-1524","abstract":"During endocytosis, actin-dependent forces are needed to oppose internal turgor pressure for invagination of the plasma membrane. Live-cell imaging shows that addition of sorbitol to the medium significantly accelerates early steps in the endocytic process and rescues defects of endocytic mutants in fission yeast., Yeast and other walled cells possess high internal turgor pressure that allows them to grow and survive in the environment. This turgor pressure, however, may oppose the invagination of the plasma membrane needed for endocytosis. Here we study the effects of turgor pressure on endocytosis in the fission yeast Schizosaccharomyces pombe by time-lapse imaging of individual endocytic sites. Decreasing effective turgor pressure by addition of sorbitol to the media significantly accelerates early steps in the endocytic process before actin assembly and membrane ingression but does not affect the velocity or depth of ingression of the endocytic pit in wild-type cells. Sorbitol also rescues endocytic ingression defects of certain endocytic mutants and of cells treated with a low dose of the actin inhibitor latrunculin A. Endocytosis proceeds after removal of the cell wall, suggesting that the cell wall does not contribute mechanically to this process. These studies suggest that endocytosis is governed by a mechanical balance between local actin-dependent inward forces and opposing forces from high internal turgor pressure on the plasma membrane.","author":[{"dropping-particle":"","family":"Basu","given":"Roshni","non-dropping-particle":"","parse-names":false,"suffix":""},{"dropping-particle":"","family":"Munteanu","given":"Emilia Laura","non-dropping-particle":"","parse-names":false,"suffix":""},{"dropping-particle":"","family":"Chang","given":"Fred","non-dropping-particle":"","parse-names":false,"suffix":""}],"container-title":"Molecular Biology of the Cell","id":"ITEM-1","issue":"5","issued":{"date-parts":[["2014","3"]]},"page":"679-687","title":"Role of turgor pressure in endocytosis in fission yeast","type":"article-journal","volume":"25"},"uris":["http://www.mendeley.com/documents/?uuid=3329754d-3d70-41f4-bc64-47eff72bf021"]}],"mendeley":{"formattedCitation":"&lt;sup&gt;33&lt;/sup&gt;","plainTextFormattedCitation":"33","previouslyFormattedCitation":"&lt;sup&gt;33&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33</w:t>
      </w:r>
      <w:r w:rsidRPr="003B02CB">
        <w:rPr>
          <w:rFonts w:asciiTheme="majorHAnsi" w:hAnsiTheme="majorHAnsi"/>
        </w:rPr>
        <w:fldChar w:fldCharType="end"/>
      </w:r>
      <w:r w:rsidRPr="003B02CB">
        <w:rPr>
          <w:rFonts w:asciiTheme="majorHAnsi" w:hAnsiTheme="majorHAnsi"/>
        </w:rPr>
        <w:t xml:space="preserve">, which </w:t>
      </w:r>
      <w:r w:rsidR="0029054B">
        <w:rPr>
          <w:rFonts w:asciiTheme="majorHAnsi" w:hAnsiTheme="majorHAnsi"/>
        </w:rPr>
        <w:t>c</w:t>
      </w:r>
      <w:r w:rsidRPr="003B02CB">
        <w:rPr>
          <w:rFonts w:asciiTheme="majorHAnsi" w:hAnsiTheme="majorHAnsi"/>
        </w:rPr>
        <w:t xml:space="preserve">ould explain the </w:t>
      </w:r>
      <w:commentRangeStart w:id="16"/>
      <w:r w:rsidRPr="003B02CB">
        <w:rPr>
          <w:rFonts w:asciiTheme="majorHAnsi" w:hAnsiTheme="majorHAnsi"/>
        </w:rPr>
        <w:t>high force requirement</w:t>
      </w:r>
      <w:commentRangeEnd w:id="16"/>
      <w:r w:rsidR="00161CAC">
        <w:rPr>
          <w:rStyle w:val="CommentReference"/>
        </w:rPr>
        <w:commentReference w:id="16"/>
      </w:r>
      <w:r w:rsidRPr="003B02CB">
        <w:rPr>
          <w:rFonts w:asciiTheme="majorHAnsi" w:hAnsiTheme="majorHAnsi"/>
        </w:rPr>
        <w:t xml:space="preserve"> for membrane deformation in yeast. </w:t>
      </w:r>
    </w:p>
    <w:p w14:paraId="679E86F5" w14:textId="77777777" w:rsidR="003B02CB" w:rsidRPr="003B02CB" w:rsidRDefault="003B02CB" w:rsidP="003B02CB">
      <w:pPr>
        <w:rPr>
          <w:rFonts w:asciiTheme="majorHAnsi" w:hAnsiTheme="majorHAnsi"/>
        </w:rPr>
      </w:pPr>
    </w:p>
    <w:p w14:paraId="47AC540C" w14:textId="347478AC" w:rsidR="003B02CB" w:rsidRPr="008E38A4" w:rsidRDefault="003B02CB" w:rsidP="003C6CA7">
      <w:pPr>
        <w:outlineLvl w:val="0"/>
        <w:rPr>
          <w:rFonts w:asciiTheme="majorHAnsi" w:hAnsiTheme="majorHAnsi"/>
          <w:b/>
        </w:rPr>
      </w:pPr>
      <w:r w:rsidRPr="008E38A4">
        <w:rPr>
          <w:rFonts w:asciiTheme="majorHAnsi" w:hAnsiTheme="majorHAnsi"/>
          <w:b/>
        </w:rPr>
        <w:t xml:space="preserve">CME in yeast is </w:t>
      </w:r>
      <w:r w:rsidR="006D04D2">
        <w:rPr>
          <w:rFonts w:asciiTheme="majorHAnsi" w:hAnsiTheme="majorHAnsi"/>
          <w:b/>
        </w:rPr>
        <w:t>highly regular</w:t>
      </w:r>
    </w:p>
    <w:p w14:paraId="4904CDE5" w14:textId="0CB7FF64" w:rsidR="00C13630" w:rsidRDefault="001377FD" w:rsidP="00C13630">
      <w:pPr>
        <w:rPr>
          <w:rFonts w:asciiTheme="majorHAnsi" w:hAnsiTheme="majorHAnsi"/>
        </w:rPr>
      </w:pPr>
      <w:r>
        <w:rPr>
          <w:rFonts w:asciiTheme="majorHAnsi" w:hAnsiTheme="majorHAnsi"/>
        </w:rPr>
        <w:t>In</w:t>
      </w:r>
      <w:r w:rsidR="00C13630" w:rsidRPr="003B02CB">
        <w:rPr>
          <w:rFonts w:asciiTheme="majorHAnsi" w:hAnsiTheme="majorHAnsi"/>
        </w:rPr>
        <w:t xml:space="preserve"> yeast</w:t>
      </w:r>
      <w:r>
        <w:rPr>
          <w:rFonts w:asciiTheme="majorHAnsi" w:hAnsiTheme="majorHAnsi"/>
        </w:rPr>
        <w:t>,</w:t>
      </w:r>
      <w:r w:rsidRPr="001377FD">
        <w:rPr>
          <w:rFonts w:asciiTheme="majorHAnsi" w:hAnsiTheme="majorHAnsi"/>
        </w:rPr>
        <w:t xml:space="preserve"> </w:t>
      </w:r>
      <w:r w:rsidRPr="003B02CB">
        <w:rPr>
          <w:rFonts w:asciiTheme="majorHAnsi" w:hAnsiTheme="majorHAnsi"/>
        </w:rPr>
        <w:t xml:space="preserve">over fifty proteins </w:t>
      </w:r>
      <w:r>
        <w:rPr>
          <w:rFonts w:asciiTheme="majorHAnsi" w:hAnsiTheme="majorHAnsi"/>
        </w:rPr>
        <w:t xml:space="preserve">are </w:t>
      </w:r>
      <w:r w:rsidR="00C13630" w:rsidRPr="003B02CB">
        <w:rPr>
          <w:rFonts w:asciiTheme="majorHAnsi" w:hAnsiTheme="majorHAnsi"/>
        </w:rPr>
        <w:t>recruit</w:t>
      </w:r>
      <w:r>
        <w:rPr>
          <w:rFonts w:asciiTheme="majorHAnsi" w:hAnsiTheme="majorHAnsi"/>
        </w:rPr>
        <w:t>ed</w:t>
      </w:r>
      <w:r w:rsidR="00C13630" w:rsidRPr="003B02CB">
        <w:rPr>
          <w:rFonts w:asciiTheme="majorHAnsi" w:hAnsiTheme="majorHAnsi"/>
        </w:rPr>
        <w:t xml:space="preserve">, interact, and </w:t>
      </w:r>
      <w:del w:id="17" w:author="Marko" w:date="2018-07-30T13:36:00Z">
        <w:r w:rsidR="00C13630" w:rsidRPr="003B02CB" w:rsidDel="00DA0884">
          <w:rPr>
            <w:rFonts w:asciiTheme="majorHAnsi" w:hAnsiTheme="majorHAnsi"/>
          </w:rPr>
          <w:delText xml:space="preserve">disassembly </w:delText>
        </w:r>
      </w:del>
      <w:ins w:id="18" w:author="Marko" w:date="2018-07-30T13:36:00Z">
        <w:r w:rsidR="00DA0884" w:rsidRPr="003B02CB">
          <w:rPr>
            <w:rFonts w:asciiTheme="majorHAnsi" w:hAnsiTheme="majorHAnsi"/>
          </w:rPr>
          <w:t>disassembl</w:t>
        </w:r>
        <w:r w:rsidR="00DA0884">
          <w:rPr>
            <w:rFonts w:asciiTheme="majorHAnsi" w:hAnsiTheme="majorHAnsi"/>
          </w:rPr>
          <w:t>e</w:t>
        </w:r>
        <w:r w:rsidR="00DA0884" w:rsidRPr="003B02CB">
          <w:rPr>
            <w:rFonts w:asciiTheme="majorHAnsi" w:hAnsiTheme="majorHAnsi"/>
          </w:rPr>
          <w:t xml:space="preserve"> </w:t>
        </w:r>
      </w:ins>
      <w:r>
        <w:rPr>
          <w:rFonts w:asciiTheme="majorHAnsi" w:hAnsiTheme="majorHAnsi"/>
        </w:rPr>
        <w:t xml:space="preserve">during </w:t>
      </w:r>
      <w:del w:id="19" w:author="Marko" w:date="2018-07-30T13:36:00Z">
        <w:r w:rsidDel="007650BC">
          <w:rPr>
            <w:rFonts w:asciiTheme="majorHAnsi" w:hAnsiTheme="majorHAnsi"/>
          </w:rPr>
          <w:delText xml:space="preserve">this </w:delText>
        </w:r>
      </w:del>
      <w:ins w:id="20" w:author="Marko" w:date="2018-07-30T13:36:00Z">
        <w:r w:rsidR="007650BC">
          <w:rPr>
            <w:rFonts w:asciiTheme="majorHAnsi" w:hAnsiTheme="majorHAnsi"/>
          </w:rPr>
          <w:t xml:space="preserve">endocytic </w:t>
        </w:r>
      </w:ins>
      <w:r>
        <w:rPr>
          <w:rFonts w:asciiTheme="majorHAnsi" w:hAnsiTheme="majorHAnsi"/>
        </w:rPr>
        <w:t>process</w:t>
      </w:r>
      <w:r w:rsidR="00C13630" w:rsidRPr="003B02CB">
        <w:rPr>
          <w:rFonts w:asciiTheme="majorHAnsi" w:hAnsiTheme="majorHAnsi"/>
        </w:rPr>
        <w:t xml:space="preserve">. </w:t>
      </w:r>
      <w:r w:rsidR="00C13630">
        <w:rPr>
          <w:rFonts w:asciiTheme="majorHAnsi" w:hAnsiTheme="majorHAnsi"/>
        </w:rPr>
        <w:t>In mammals</w:t>
      </w:r>
      <w:r w:rsidR="00997F87">
        <w:rPr>
          <w:rFonts w:asciiTheme="majorHAnsi" w:hAnsiTheme="majorHAnsi"/>
        </w:rPr>
        <w:t xml:space="preserve"> </w:t>
      </w:r>
      <w:r w:rsidR="00C13630">
        <w:rPr>
          <w:rFonts w:asciiTheme="majorHAnsi" w:hAnsiTheme="majorHAnsi"/>
        </w:rPr>
        <w:t xml:space="preserve">as well as in yeast, the </w:t>
      </w:r>
      <w:r w:rsidR="00C207C0">
        <w:rPr>
          <w:rFonts w:asciiTheme="majorHAnsi" w:hAnsiTheme="majorHAnsi"/>
        </w:rPr>
        <w:t>proteins that arrive at</w:t>
      </w:r>
      <w:r w:rsidR="00C13630">
        <w:rPr>
          <w:rFonts w:asciiTheme="majorHAnsi" w:hAnsiTheme="majorHAnsi"/>
        </w:rPr>
        <w:t xml:space="preserve"> an endocytic site can be distributed into different modules according to their relative time of recruitment and function. A </w:t>
      </w:r>
      <w:commentRangeStart w:id="21"/>
      <w:r w:rsidR="00C13630">
        <w:rPr>
          <w:rFonts w:asciiTheme="majorHAnsi" w:hAnsiTheme="majorHAnsi"/>
        </w:rPr>
        <w:t xml:space="preserve">variable </w:t>
      </w:r>
      <w:commentRangeEnd w:id="21"/>
      <w:r w:rsidR="0035196B">
        <w:rPr>
          <w:rStyle w:val="CommentReference"/>
        </w:rPr>
        <w:commentReference w:id="21"/>
      </w:r>
      <w:r w:rsidR="00C13630">
        <w:rPr>
          <w:rFonts w:asciiTheme="majorHAnsi" w:hAnsiTheme="majorHAnsi"/>
        </w:rPr>
        <w:t xml:space="preserve">initiation phase assembles coat proteins on the plasma membrane and establishes an endocytic site. While the </w:t>
      </w:r>
      <w:r w:rsidR="009777F9">
        <w:rPr>
          <w:rFonts w:asciiTheme="majorHAnsi" w:hAnsiTheme="majorHAnsi"/>
        </w:rPr>
        <w:t>later</w:t>
      </w:r>
      <w:r w:rsidR="00C13630">
        <w:rPr>
          <w:rFonts w:asciiTheme="majorHAnsi" w:hAnsiTheme="majorHAnsi"/>
        </w:rPr>
        <w:t xml:space="preserve"> </w:t>
      </w:r>
      <w:r w:rsidR="009777F9">
        <w:rPr>
          <w:rFonts w:asciiTheme="majorHAnsi" w:hAnsiTheme="majorHAnsi"/>
        </w:rPr>
        <w:t>proteins show relatively high variability in both recruitment</w:t>
      </w:r>
      <w:r w:rsidR="00C13630">
        <w:rPr>
          <w:rFonts w:asciiTheme="majorHAnsi" w:hAnsiTheme="majorHAnsi"/>
        </w:rPr>
        <w:t xml:space="preserve"> </w:t>
      </w:r>
      <w:r w:rsidR="009777F9">
        <w:rPr>
          <w:rFonts w:asciiTheme="majorHAnsi" w:hAnsiTheme="majorHAnsi"/>
        </w:rPr>
        <w:t xml:space="preserve">as well as time spent at sites </w:t>
      </w:r>
      <w:r w:rsidR="00C13630">
        <w:rPr>
          <w:rFonts w:asciiTheme="majorHAnsi" w:hAnsiTheme="majorHAnsi"/>
        </w:rPr>
        <w:t xml:space="preserve">in mammalian cells, in yeast </w:t>
      </w:r>
      <w:del w:id="22" w:author="Marko" w:date="2018-07-30T13:37:00Z">
        <w:r w:rsidR="00C13630" w:rsidDel="00F6658A">
          <w:rPr>
            <w:rFonts w:asciiTheme="majorHAnsi" w:hAnsiTheme="majorHAnsi"/>
          </w:rPr>
          <w:delText xml:space="preserve">this </w:delText>
        </w:r>
      </w:del>
      <w:ins w:id="23" w:author="Marko" w:date="2018-07-30T13:37:00Z">
        <w:r w:rsidR="00F6658A">
          <w:rPr>
            <w:rFonts w:asciiTheme="majorHAnsi" w:hAnsiTheme="majorHAnsi"/>
          </w:rPr>
          <w:t xml:space="preserve">the </w:t>
        </w:r>
      </w:ins>
      <w:r w:rsidR="00C13630">
        <w:rPr>
          <w:rFonts w:asciiTheme="majorHAnsi" w:hAnsiTheme="majorHAnsi"/>
        </w:rPr>
        <w:t xml:space="preserve">initiation is followed by </w:t>
      </w:r>
      <w:r w:rsidR="00C13630" w:rsidRPr="003B02CB">
        <w:rPr>
          <w:rFonts w:asciiTheme="majorHAnsi" w:hAnsiTheme="majorHAnsi"/>
        </w:rPr>
        <w:t xml:space="preserve">a very stereotypic sequence of events </w:t>
      </w:r>
      <w:r w:rsidR="00C13630">
        <w:rPr>
          <w:rFonts w:asciiTheme="majorHAnsi" w:hAnsiTheme="majorHAnsi"/>
        </w:rPr>
        <w:t xml:space="preserve">that assembles coat proteins, </w:t>
      </w:r>
      <w:r w:rsidR="00C13630" w:rsidRPr="003B02CB">
        <w:rPr>
          <w:rFonts w:asciiTheme="majorHAnsi" w:hAnsiTheme="majorHAnsi"/>
        </w:rPr>
        <w:t>nucleates actin, organizes the actin network, invaginates a membrane tube, and finally severs the membrane to produce cargo-filled vesicles</w:t>
      </w:r>
      <w:r w:rsidR="00C13630" w:rsidRPr="003B02CB">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lt;sup&gt;26&lt;/sup&gt;","plainTextFormattedCitation":"26","previouslyFormattedCitation":"&lt;sup&gt;26&lt;/sup&gt;"},"properties":{"noteIndex":0},"schema":"https://github.com/citation-style-language/schema/raw/master/csl-citation.json"}</w:instrText>
      </w:r>
      <w:r w:rsidR="00C13630" w:rsidRPr="003B02CB">
        <w:rPr>
          <w:rFonts w:asciiTheme="majorHAnsi" w:hAnsiTheme="majorHAnsi"/>
        </w:rPr>
        <w:fldChar w:fldCharType="separate"/>
      </w:r>
      <w:r w:rsidR="007F11FE" w:rsidRPr="007F11FE">
        <w:rPr>
          <w:rFonts w:asciiTheme="majorHAnsi" w:hAnsiTheme="majorHAnsi"/>
          <w:noProof/>
          <w:vertAlign w:val="superscript"/>
        </w:rPr>
        <w:t>26</w:t>
      </w:r>
      <w:r w:rsidR="00C13630" w:rsidRPr="003B02CB">
        <w:rPr>
          <w:rFonts w:asciiTheme="majorHAnsi" w:hAnsiTheme="majorHAnsi"/>
        </w:rPr>
        <w:fldChar w:fldCharType="end"/>
      </w:r>
      <w:r w:rsidR="00C13630" w:rsidRPr="003B02CB">
        <w:rPr>
          <w:rFonts w:asciiTheme="majorHAnsi" w:hAnsiTheme="majorHAnsi"/>
        </w:rPr>
        <w:t>.</w:t>
      </w:r>
      <w:r w:rsidR="00C13630">
        <w:rPr>
          <w:rFonts w:asciiTheme="majorHAnsi" w:hAnsiTheme="majorHAnsi"/>
        </w:rPr>
        <w:t xml:space="preserve"> Coat proteins arrive upon initiation</w:t>
      </w:r>
      <w:r w:rsidR="009777F9">
        <w:rPr>
          <w:rFonts w:asciiTheme="majorHAnsi" w:hAnsiTheme="majorHAnsi"/>
        </w:rPr>
        <w:t xml:space="preserve"> of endocytic sites</w:t>
      </w:r>
      <w:del w:id="24" w:author="Marko" w:date="2018-07-30T13:38:00Z">
        <w:r w:rsidR="00C13630" w:rsidDel="00D71DDF">
          <w:rPr>
            <w:rFonts w:asciiTheme="majorHAnsi" w:hAnsiTheme="majorHAnsi"/>
          </w:rPr>
          <w:delText xml:space="preserve">, </w:delText>
        </w:r>
      </w:del>
      <w:ins w:id="25" w:author="Marko" w:date="2018-07-30T13:38:00Z">
        <w:r w:rsidR="00D71DDF">
          <w:rPr>
            <w:rFonts w:asciiTheme="majorHAnsi" w:hAnsiTheme="majorHAnsi"/>
          </w:rPr>
          <w:t>. T</w:t>
        </w:r>
      </w:ins>
      <w:del w:id="26" w:author="Marko" w:date="2018-07-30T13:38:00Z">
        <w:r w:rsidR="00C13630" w:rsidDel="00D71DDF">
          <w:rPr>
            <w:rFonts w:asciiTheme="majorHAnsi" w:hAnsiTheme="majorHAnsi"/>
          </w:rPr>
          <w:delText>t</w:delText>
        </w:r>
      </w:del>
      <w:r w:rsidR="00C13630">
        <w:rPr>
          <w:rFonts w:asciiTheme="majorHAnsi" w:hAnsiTheme="majorHAnsi"/>
        </w:rPr>
        <w:t>he actin and WASP module</w:t>
      </w:r>
      <w:r w:rsidR="00277690">
        <w:rPr>
          <w:rFonts w:asciiTheme="majorHAnsi" w:hAnsiTheme="majorHAnsi"/>
        </w:rPr>
        <w:t>s arrive</w:t>
      </w:r>
      <w:r w:rsidR="00C13630">
        <w:rPr>
          <w:rFonts w:asciiTheme="majorHAnsi" w:hAnsiTheme="majorHAnsi"/>
        </w:rPr>
        <w:t xml:space="preserve"> </w:t>
      </w:r>
      <w:r w:rsidR="00277690">
        <w:rPr>
          <w:rFonts w:asciiTheme="majorHAnsi" w:hAnsiTheme="majorHAnsi"/>
        </w:rPr>
        <w:t>next</w:t>
      </w:r>
      <w:r w:rsidR="00C13630">
        <w:rPr>
          <w:rFonts w:asciiTheme="majorHAnsi" w:hAnsiTheme="majorHAnsi"/>
        </w:rPr>
        <w:t>, and include</w:t>
      </w:r>
      <w:del w:id="27" w:author="Marko" w:date="2018-07-30T13:38:00Z">
        <w:r w:rsidR="00C13630" w:rsidDel="00D71DDF">
          <w:rPr>
            <w:rFonts w:asciiTheme="majorHAnsi" w:hAnsiTheme="majorHAnsi"/>
          </w:rPr>
          <w:delText>s</w:delText>
        </w:r>
      </w:del>
      <w:r w:rsidR="00C13630">
        <w:rPr>
          <w:rFonts w:asciiTheme="majorHAnsi" w:hAnsiTheme="majorHAnsi"/>
        </w:rPr>
        <w:t xml:space="preserve"> actin nucleating proteins, actin, actin-binding proteins that organize the actin network and produce forces that begin to pull the membrane into the cytoplasm. The scission module arrives last, and regulates the final shape transitions of the endocytic site from tubular membrane to vesicle. </w:t>
      </w:r>
    </w:p>
    <w:p w14:paraId="29B646E9" w14:textId="77777777" w:rsidR="00D337E2" w:rsidRDefault="00D337E2" w:rsidP="00C13630">
      <w:pPr>
        <w:rPr>
          <w:rFonts w:asciiTheme="majorHAnsi" w:hAnsiTheme="majorHAnsi"/>
        </w:rPr>
      </w:pPr>
    </w:p>
    <w:p w14:paraId="50CB2359" w14:textId="707B32DB" w:rsidR="00D337E2" w:rsidRDefault="00D337E2" w:rsidP="00C13630">
      <w:pPr>
        <w:rPr>
          <w:rFonts w:asciiTheme="majorHAnsi" w:hAnsiTheme="majorHAnsi"/>
        </w:rPr>
      </w:pPr>
      <w:r>
        <w:rPr>
          <w:rFonts w:asciiTheme="majorHAnsi" w:hAnsiTheme="majorHAnsi"/>
        </w:rPr>
        <w:t xml:space="preserve">Sterotypicity of the </w:t>
      </w:r>
      <w:r w:rsidR="00EF143E">
        <w:rPr>
          <w:rFonts w:asciiTheme="majorHAnsi" w:hAnsiTheme="majorHAnsi"/>
        </w:rPr>
        <w:t>post-initiation</w:t>
      </w:r>
      <w:r>
        <w:rPr>
          <w:rFonts w:asciiTheme="majorHAnsi" w:hAnsiTheme="majorHAnsi"/>
        </w:rPr>
        <w:t xml:space="preserve"> stages of </w:t>
      </w:r>
      <w:r w:rsidR="00C307B0">
        <w:rPr>
          <w:rFonts w:asciiTheme="majorHAnsi" w:hAnsiTheme="majorHAnsi"/>
        </w:rPr>
        <w:t xml:space="preserve">yeast </w:t>
      </w:r>
      <w:r>
        <w:rPr>
          <w:rFonts w:asciiTheme="majorHAnsi" w:hAnsiTheme="majorHAnsi"/>
        </w:rPr>
        <w:t>endocytosis has allowed averaging the behavior of various proteins from multiple endocytic</w:t>
      </w:r>
      <w:r w:rsidR="00DD040B">
        <w:rPr>
          <w:rFonts w:asciiTheme="majorHAnsi" w:hAnsiTheme="majorHAnsi"/>
        </w:rPr>
        <w:t xml:space="preserve"> events. Tracking and averaging the behavior of these proteins </w:t>
      </w:r>
      <w:r>
        <w:rPr>
          <w:rFonts w:asciiTheme="majorHAnsi" w:hAnsiTheme="majorHAnsi"/>
        </w:rPr>
        <w:t xml:space="preserve">has led to understanding the spatial and temporal regulation </w:t>
      </w:r>
      <w:r w:rsidR="00CB112A">
        <w:rPr>
          <w:rFonts w:asciiTheme="majorHAnsi" w:hAnsiTheme="majorHAnsi"/>
        </w:rPr>
        <w:t xml:space="preserve">of endocytosis </w:t>
      </w:r>
      <w:r w:rsidR="00B5097F">
        <w:rPr>
          <w:rFonts w:asciiTheme="majorHAnsi" w:hAnsiTheme="majorHAnsi"/>
        </w:rPr>
        <w:t>in</w:t>
      </w:r>
      <w:r w:rsidR="00CB112A">
        <w:rPr>
          <w:rFonts w:asciiTheme="majorHAnsi" w:hAnsiTheme="majorHAnsi"/>
        </w:rPr>
        <w:t xml:space="preserve"> remarkable detail</w:t>
      </w:r>
      <w:r w:rsidR="00A71FB4">
        <w:rPr>
          <w:rFonts w:asciiTheme="majorHAnsi" w:hAnsiTheme="majorHAnsi"/>
        </w:rPr>
        <w:fldChar w:fldCharType="begin" w:fldLock="1"/>
      </w:r>
      <w:r w:rsidR="00DF2408">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machinery","type":"article-journal"},"uris":["http://www.mendeley.com/documents/?uuid=52656222-a0ca-4722-ab78-188dd70cedb7"]},{"id":"ITEM-2","itemData":{"DOI":"10.1101/217836","abstract":"Clathrin-mediated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-2","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t;sup&gt;26,34,35&lt;/sup&gt;","plainTextFormattedCitation":"26,34,35","previouslyFormattedCitation":"&lt;sup&gt;26,34,35&lt;/sup&gt;"},"properties":{"noteIndex":0},"schema":"https://github.com/citation-style-language/schema/raw/master/csl-citation.json"}</w:instrText>
      </w:r>
      <w:r w:rsidR="00A71FB4">
        <w:rPr>
          <w:rFonts w:asciiTheme="majorHAnsi" w:hAnsiTheme="majorHAnsi"/>
        </w:rPr>
        <w:fldChar w:fldCharType="separate"/>
      </w:r>
      <w:r w:rsidR="00287DF6" w:rsidRPr="00287DF6">
        <w:rPr>
          <w:rFonts w:asciiTheme="majorHAnsi" w:hAnsiTheme="majorHAnsi"/>
          <w:noProof/>
          <w:vertAlign w:val="superscript"/>
        </w:rPr>
        <w:t>26,34,35</w:t>
      </w:r>
      <w:r w:rsidR="00A71FB4">
        <w:rPr>
          <w:rFonts w:asciiTheme="majorHAnsi" w:hAnsiTheme="majorHAnsi"/>
        </w:rPr>
        <w:fldChar w:fldCharType="end"/>
      </w:r>
      <w:r w:rsidR="00884E49">
        <w:rPr>
          <w:rFonts w:asciiTheme="majorHAnsi" w:hAnsiTheme="majorHAnsi"/>
        </w:rPr>
        <w:t xml:space="preserve">. </w:t>
      </w:r>
      <w:r w:rsidR="00B54B64">
        <w:rPr>
          <w:rFonts w:asciiTheme="majorHAnsi" w:hAnsiTheme="majorHAnsi"/>
        </w:rPr>
        <w:t xml:space="preserve">The multiple stages of endocytosis are discussed below. </w:t>
      </w:r>
    </w:p>
    <w:p w14:paraId="085E0999" w14:textId="77777777" w:rsidR="00966D79" w:rsidRDefault="00966D79" w:rsidP="00C13630">
      <w:pPr>
        <w:rPr>
          <w:rFonts w:asciiTheme="majorHAnsi" w:hAnsiTheme="majorHAnsi"/>
        </w:rPr>
      </w:pPr>
    </w:p>
    <w:p w14:paraId="786AD999" w14:textId="77777777" w:rsidR="00C13630" w:rsidRDefault="00C13630" w:rsidP="00573723">
      <w:pPr>
        <w:ind w:left="426"/>
        <w:rPr>
          <w:rFonts w:asciiTheme="majorHAnsi" w:hAnsiTheme="majorHAnsi"/>
        </w:rPr>
      </w:pPr>
      <w:r>
        <w:rPr>
          <w:rFonts w:asciiTheme="majorHAnsi" w:hAnsiTheme="majorHAnsi"/>
        </w:rPr>
        <w:lastRenderedPageBreak/>
        <w:t>Early initiation phase:</w:t>
      </w:r>
    </w:p>
    <w:p w14:paraId="362AC662" w14:textId="0E955186" w:rsidR="00C13630" w:rsidRDefault="006F34DA" w:rsidP="00573723">
      <w:pPr>
        <w:ind w:left="426"/>
        <w:rPr>
          <w:rFonts w:asciiTheme="majorHAnsi" w:hAnsiTheme="majorHAnsi"/>
        </w:rPr>
      </w:pPr>
      <w:r>
        <w:rPr>
          <w:rFonts w:asciiTheme="majorHAnsi" w:hAnsiTheme="majorHAnsi"/>
        </w:rPr>
        <w:t>A</w:t>
      </w:r>
      <w:r w:rsidR="00C13630">
        <w:rPr>
          <w:rFonts w:asciiTheme="majorHAnsi" w:hAnsiTheme="majorHAnsi"/>
        </w:rPr>
        <w:t xml:space="preserve"> variable</w:t>
      </w:r>
      <w:r w:rsidR="00C13630" w:rsidRPr="003B02CB">
        <w:rPr>
          <w:rFonts w:asciiTheme="majorHAnsi" w:hAnsiTheme="majorHAnsi"/>
        </w:rPr>
        <w:t xml:space="preserve"> initiation phase establishes endocytic sites and selects cargo</w:t>
      </w:r>
      <w:r w:rsidR="00C13630" w:rsidRPr="003B02CB">
        <w:rPr>
          <w:rFonts w:asciiTheme="majorHAnsi" w:hAnsiTheme="majorHAnsi"/>
        </w:rPr>
        <w:fldChar w:fldCharType="begin" w:fldLock="1"/>
      </w:r>
      <w:r w:rsidR="007F11FE">
        <w:rPr>
          <w:rFonts w:asciiTheme="majorHAnsi" w:hAnsiTheme="majorHAnsi"/>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lt;sup&gt;36&lt;/sup&gt;","plainTextFormattedCitation":"36","previouslyFormattedCitation":"&lt;sup&gt;36&lt;/sup&gt;"},"properties":{"noteIndex":0},"schema":"https://github.com/citation-style-language/schema/raw/master/csl-citation.json"}</w:instrText>
      </w:r>
      <w:r w:rsidR="00C13630" w:rsidRPr="003B02CB">
        <w:rPr>
          <w:rFonts w:asciiTheme="majorHAnsi" w:hAnsiTheme="majorHAnsi"/>
        </w:rPr>
        <w:fldChar w:fldCharType="separate"/>
      </w:r>
      <w:r w:rsidR="007F11FE" w:rsidRPr="007F11FE">
        <w:rPr>
          <w:rFonts w:asciiTheme="majorHAnsi" w:hAnsiTheme="majorHAnsi"/>
          <w:noProof/>
          <w:vertAlign w:val="superscript"/>
        </w:rPr>
        <w:t>36</w:t>
      </w:r>
      <w:r w:rsidR="00C13630" w:rsidRPr="003B02CB">
        <w:rPr>
          <w:rFonts w:asciiTheme="majorHAnsi" w:hAnsiTheme="majorHAnsi"/>
        </w:rPr>
        <w:fldChar w:fldCharType="end"/>
      </w:r>
      <w:r w:rsidR="00C13630">
        <w:rPr>
          <w:rFonts w:asciiTheme="majorHAnsi" w:hAnsiTheme="majorHAnsi"/>
        </w:rPr>
        <w:t xml:space="preserve">. The earliest proteins to arrive at sites, Ede1 and Syp1 are not required </w:t>
      </w:r>
      <w:del w:id="28" w:author="Marko" w:date="2018-07-30T13:42:00Z">
        <w:r w:rsidR="00C13630" w:rsidDel="007F7167">
          <w:rPr>
            <w:rFonts w:asciiTheme="majorHAnsi" w:hAnsiTheme="majorHAnsi"/>
          </w:rPr>
          <w:delText xml:space="preserve">to </w:delText>
        </w:r>
      </w:del>
      <w:ins w:id="29" w:author="Marko" w:date="2018-07-30T13:42:00Z">
        <w:r w:rsidR="007F7167">
          <w:rPr>
            <w:rFonts w:asciiTheme="majorHAnsi" w:hAnsiTheme="majorHAnsi"/>
          </w:rPr>
          <w:t xml:space="preserve">for the </w:t>
        </w:r>
      </w:ins>
      <w:r w:rsidR="00C13630">
        <w:rPr>
          <w:rFonts w:asciiTheme="majorHAnsi" w:hAnsiTheme="majorHAnsi"/>
        </w:rPr>
        <w:t>form</w:t>
      </w:r>
      <w:ins w:id="30" w:author="Marko" w:date="2018-07-30T13:42:00Z">
        <w:r w:rsidR="007F7167">
          <w:rPr>
            <w:rFonts w:asciiTheme="majorHAnsi" w:hAnsiTheme="majorHAnsi"/>
          </w:rPr>
          <w:t>ation</w:t>
        </w:r>
      </w:ins>
      <w:r w:rsidR="00C13630">
        <w:rPr>
          <w:rFonts w:asciiTheme="majorHAnsi" w:hAnsiTheme="majorHAnsi"/>
        </w:rPr>
        <w:t xml:space="preserve"> endocytic sites. Deletion of an entire seven protein set of early endocytic proteins (Ede1, Syp1, Yap1801/1802, Apl1, Pal1, Pal2) does not prevent endocytosis. It seems that</w:t>
      </w:r>
      <w:r w:rsidR="00C13630" w:rsidRPr="003B02CB">
        <w:rPr>
          <w:rFonts w:asciiTheme="majorHAnsi" w:hAnsiTheme="majorHAnsi"/>
        </w:rPr>
        <w:t xml:space="preserve"> the initiation of </w:t>
      </w:r>
      <w:r w:rsidR="00C13630">
        <w:rPr>
          <w:rFonts w:asciiTheme="majorHAnsi" w:hAnsiTheme="majorHAnsi"/>
        </w:rPr>
        <w:t>endocytosis in yeast</w:t>
      </w:r>
      <w:r w:rsidR="00C13630" w:rsidRPr="003B02CB">
        <w:rPr>
          <w:rFonts w:asciiTheme="majorHAnsi" w:hAnsiTheme="majorHAnsi"/>
        </w:rPr>
        <w:t xml:space="preserve"> is independent of the recruitment of any one protein</w:t>
      </w:r>
      <w:r w:rsidR="00C13630">
        <w:rPr>
          <w:rFonts w:asciiTheme="majorHAnsi" w:hAnsiTheme="majorHAnsi"/>
        </w:rPr>
        <w:t>, and is likely a result of several different cooperative or independent factors</w:t>
      </w:r>
      <w:r w:rsidR="00E9456D" w:rsidRPr="003B02CB">
        <w:rPr>
          <w:rFonts w:asciiTheme="majorHAnsi" w:hAnsiTheme="majorHAnsi"/>
        </w:rPr>
        <w:fldChar w:fldCharType="begin" w:fldLock="1"/>
      </w:r>
      <w:r w:rsidR="00E9456D">
        <w:rPr>
          <w:rFonts w:asciiTheme="majorHAnsi" w:hAnsiTheme="majorHAnsi"/>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lt;sup&gt;36&lt;/sup&gt;","plainTextFormattedCitation":"36","previouslyFormattedCitation":"&lt;sup&gt;36&lt;/sup&gt;"},"properties":{"noteIndex":0},"schema":"https://github.com/citation-style-language/schema/raw/master/csl-citation.json"}</w:instrText>
      </w:r>
      <w:r w:rsidR="00E9456D" w:rsidRPr="003B02CB">
        <w:rPr>
          <w:rFonts w:asciiTheme="majorHAnsi" w:hAnsiTheme="majorHAnsi"/>
        </w:rPr>
        <w:fldChar w:fldCharType="separate"/>
      </w:r>
      <w:r w:rsidR="00E9456D" w:rsidRPr="007F11FE">
        <w:rPr>
          <w:rFonts w:asciiTheme="majorHAnsi" w:hAnsiTheme="majorHAnsi"/>
          <w:noProof/>
          <w:vertAlign w:val="superscript"/>
        </w:rPr>
        <w:t>36</w:t>
      </w:r>
      <w:r w:rsidR="00E9456D" w:rsidRPr="003B02CB">
        <w:rPr>
          <w:rFonts w:asciiTheme="majorHAnsi" w:hAnsiTheme="majorHAnsi"/>
        </w:rPr>
        <w:fldChar w:fldCharType="end"/>
      </w:r>
      <w:r w:rsidR="00C13630">
        <w:rPr>
          <w:rFonts w:asciiTheme="majorHAnsi" w:hAnsiTheme="majorHAnsi"/>
        </w:rPr>
        <w:t xml:space="preserve">, that </w:t>
      </w:r>
      <w:r w:rsidR="00DF2408">
        <w:rPr>
          <w:rFonts w:asciiTheme="majorHAnsi" w:hAnsiTheme="majorHAnsi"/>
        </w:rPr>
        <w:t>could</w:t>
      </w:r>
      <w:r w:rsidR="00C13630">
        <w:rPr>
          <w:rFonts w:asciiTheme="majorHAnsi" w:hAnsiTheme="majorHAnsi"/>
        </w:rPr>
        <w:t xml:space="preserve"> give the process robustness in the absence of alternate pathways for uptake of essential nutrients and signals. The variability in this phase </w:t>
      </w:r>
      <w:r w:rsidR="00DF2408">
        <w:rPr>
          <w:rFonts w:asciiTheme="majorHAnsi" w:hAnsiTheme="majorHAnsi"/>
        </w:rPr>
        <w:t xml:space="preserve">could also </w:t>
      </w:r>
      <w:r w:rsidR="00C13630">
        <w:rPr>
          <w:rFonts w:asciiTheme="majorHAnsi" w:hAnsiTheme="majorHAnsi"/>
        </w:rPr>
        <w:t>provide a “check-point”, to ensure that sufficient cargo is loaded</w:t>
      </w:r>
      <w:r w:rsidR="00A26D55">
        <w:rPr>
          <w:rFonts w:asciiTheme="majorHAnsi" w:hAnsiTheme="majorHAnsi"/>
        </w:rPr>
        <w:fldChar w:fldCharType="begin" w:fldLock="1"/>
      </w:r>
      <w:r w:rsidR="00A26D55">
        <w:rPr>
          <w:rFonts w:asciiTheme="majorHAnsi" w:hAnsiTheme="majorHAnsi"/>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lt;sup&gt;28&lt;/sup&gt;","plainTextFormattedCitation":"28","previouslyFormattedCitation":"&lt;sup&gt;28&lt;/sup&gt;"},"properties":{"noteIndex":0},"schema":"https://github.com/citation-style-language/schema/raw/master/csl-citation.json"}</w:instrText>
      </w:r>
      <w:r w:rsidR="00A26D55">
        <w:rPr>
          <w:rFonts w:asciiTheme="majorHAnsi" w:hAnsiTheme="majorHAnsi"/>
        </w:rPr>
        <w:fldChar w:fldCharType="separate"/>
      </w:r>
      <w:r w:rsidR="00A26D55" w:rsidRPr="00DF2408">
        <w:rPr>
          <w:rFonts w:asciiTheme="majorHAnsi" w:hAnsiTheme="majorHAnsi"/>
          <w:noProof/>
          <w:vertAlign w:val="superscript"/>
        </w:rPr>
        <w:t>28</w:t>
      </w:r>
      <w:r w:rsidR="00A26D55">
        <w:rPr>
          <w:rFonts w:asciiTheme="majorHAnsi" w:hAnsiTheme="majorHAnsi"/>
        </w:rPr>
        <w:fldChar w:fldCharType="end"/>
      </w:r>
      <w:r w:rsidR="00C13630">
        <w:rPr>
          <w:rFonts w:asciiTheme="majorHAnsi" w:hAnsiTheme="majorHAnsi"/>
        </w:rPr>
        <w:t xml:space="preserve"> before later (energy consuming) phases are triggered. </w:t>
      </w:r>
    </w:p>
    <w:p w14:paraId="22096490" w14:textId="77777777" w:rsidR="00C13630" w:rsidRDefault="00C13630" w:rsidP="00573723">
      <w:pPr>
        <w:ind w:left="426"/>
        <w:rPr>
          <w:rFonts w:asciiTheme="majorHAnsi" w:hAnsiTheme="majorHAnsi"/>
        </w:rPr>
      </w:pPr>
    </w:p>
    <w:p w14:paraId="5D639C50" w14:textId="77777777" w:rsidR="00C13630" w:rsidRDefault="00C13630" w:rsidP="00573723">
      <w:pPr>
        <w:ind w:left="426"/>
        <w:rPr>
          <w:rFonts w:asciiTheme="majorHAnsi" w:hAnsiTheme="majorHAnsi"/>
        </w:rPr>
      </w:pPr>
      <w:r>
        <w:rPr>
          <w:rFonts w:asciiTheme="majorHAnsi" w:hAnsiTheme="majorHAnsi"/>
        </w:rPr>
        <w:t>Coat module:</w:t>
      </w:r>
    </w:p>
    <w:p w14:paraId="64B0E5B5" w14:textId="7E635D89" w:rsidR="00C13630" w:rsidRDefault="00C13630" w:rsidP="002A4811">
      <w:pPr>
        <w:ind w:left="426"/>
        <w:rPr>
          <w:rFonts w:asciiTheme="majorHAnsi" w:hAnsiTheme="majorHAnsi"/>
        </w:rPr>
      </w:pPr>
      <w:r>
        <w:rPr>
          <w:rFonts w:asciiTheme="majorHAnsi" w:hAnsiTheme="majorHAnsi"/>
        </w:rPr>
        <w:t>Coat proteins serve to template later proteins</w:t>
      </w:r>
      <w:r>
        <w:rPr>
          <w:rFonts w:asciiTheme="majorHAnsi" w:hAnsiTheme="majorHAnsi"/>
        </w:rPr>
        <w:fldChar w:fldCharType="begin" w:fldLock="1"/>
      </w:r>
      <w:r w:rsidR="007F11FE">
        <w:rPr>
          <w:rFonts w:asciiTheme="majorHAnsi" w:hAnsiTheme="majorHAnsi"/>
        </w:rPr>
        <w:instrText>ADDIN CSL_CITATION {"citationItems":[{"id":"ITEM-1","itemData":{"DOI":"10.1101/217836","abstract":"Clathrin-mediated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-1","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mendeley":{"formattedCitation":"&lt;sup&gt;35&lt;/sup&gt;","plainTextFormattedCitation":"35","previouslyFormattedCitation":"&lt;sup&gt;35&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35</w:t>
      </w:r>
      <w:r>
        <w:rPr>
          <w:rFonts w:asciiTheme="majorHAnsi" w:hAnsiTheme="majorHAnsi"/>
        </w:rPr>
        <w:fldChar w:fldCharType="end"/>
      </w:r>
      <w:r>
        <w:rPr>
          <w:rFonts w:asciiTheme="majorHAnsi" w:hAnsiTheme="majorHAnsi"/>
        </w:rPr>
        <w:t>, as well as form the link between the</w:t>
      </w:r>
      <w:r w:rsidR="00C95B67">
        <w:rPr>
          <w:rFonts w:asciiTheme="majorHAnsi" w:hAnsiTheme="majorHAnsi"/>
        </w:rPr>
        <w:t xml:space="preserve"> </w:t>
      </w:r>
      <w:r>
        <w:rPr>
          <w:rFonts w:asciiTheme="majorHAnsi" w:hAnsiTheme="majorHAnsi"/>
        </w:rPr>
        <w:t>actin module</w:t>
      </w:r>
      <w:r>
        <w:rPr>
          <w:rFonts w:asciiTheme="majorHAnsi" w:hAnsiTheme="majorHAnsi"/>
        </w:rPr>
        <w:fldChar w:fldCharType="begin" w:fldLock="1"/>
      </w:r>
      <w:r w:rsidR="007F11FE">
        <w:rPr>
          <w:rFonts w:asciiTheme="majorHAnsi" w:hAnsiTheme="majorHAnsi"/>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lt;sup&gt;32&lt;/sup&gt;","plainTextFormattedCitation":"32","previouslyFormattedCitation":"&lt;sup&gt;32&lt;/sup&gt;"},"properties":{"noteIndex":0},"schema":"https://github.com/citation-style-language/schema/raw/master/csl-citation.json"}</w:instrText>
      </w:r>
      <w:r>
        <w:rPr>
          <w:rFonts w:asciiTheme="majorHAnsi" w:hAnsiTheme="majorHAnsi"/>
        </w:rPr>
        <w:fldChar w:fldCharType="separate"/>
      </w:r>
      <w:r w:rsidR="00350CCA" w:rsidRPr="00350CCA">
        <w:rPr>
          <w:rFonts w:asciiTheme="majorHAnsi" w:hAnsiTheme="majorHAnsi"/>
          <w:noProof/>
          <w:vertAlign w:val="superscript"/>
        </w:rPr>
        <w:t>32</w:t>
      </w:r>
      <w:r>
        <w:rPr>
          <w:rFonts w:asciiTheme="majorHAnsi" w:hAnsiTheme="majorHAnsi"/>
        </w:rPr>
        <w:fldChar w:fldCharType="end"/>
      </w:r>
      <w:r>
        <w:rPr>
          <w:rFonts w:asciiTheme="majorHAnsi" w:hAnsiTheme="majorHAnsi"/>
        </w:rPr>
        <w:t xml:space="preserve">, ingressing membrane, and cargo </w:t>
      </w:r>
      <w:r w:rsidR="00A64954">
        <w:rPr>
          <w:rFonts w:asciiTheme="majorHAnsi" w:hAnsiTheme="majorHAnsi"/>
        </w:rPr>
        <w:t xml:space="preserve">associated </w:t>
      </w:r>
      <w:r w:rsidR="00C95B67">
        <w:rPr>
          <w:rFonts w:asciiTheme="majorHAnsi" w:hAnsiTheme="majorHAnsi"/>
        </w:rPr>
        <w:t>with</w:t>
      </w:r>
      <w:r>
        <w:rPr>
          <w:rFonts w:asciiTheme="majorHAnsi" w:hAnsiTheme="majorHAnsi"/>
        </w:rPr>
        <w:t xml:space="preserve"> it. Unlike in mammalian cells</w:t>
      </w:r>
      <w:r w:rsidR="00E873AD">
        <w:rPr>
          <w:rFonts w:asciiTheme="majorHAnsi" w:hAnsiTheme="majorHAnsi"/>
        </w:rPr>
        <w:t>,</w:t>
      </w:r>
      <w:r>
        <w:rPr>
          <w:rFonts w:asciiTheme="majorHAnsi" w:hAnsiTheme="majorHAnsi"/>
        </w:rPr>
        <w:t xml:space="preserve"> as mentioned earlier, clathrin adapto</w:t>
      </w:r>
      <w:r w:rsidR="00893B7F">
        <w:rPr>
          <w:rFonts w:asciiTheme="majorHAnsi" w:hAnsiTheme="majorHAnsi"/>
        </w:rPr>
        <w:t xml:space="preserve">rs and the clathrin </w:t>
      </w:r>
      <w:del w:id="31" w:author="Marko" w:date="2018-07-30T13:44:00Z">
        <w:r w:rsidR="00893B7F" w:rsidDel="00974C33">
          <w:rPr>
            <w:rFonts w:asciiTheme="majorHAnsi" w:hAnsiTheme="majorHAnsi"/>
          </w:rPr>
          <w:delText xml:space="preserve">triskeleon </w:delText>
        </w:r>
      </w:del>
      <w:ins w:id="32" w:author="Marko" w:date="2018-07-30T13:44:00Z">
        <w:r w:rsidR="00974C33">
          <w:rPr>
            <w:rFonts w:asciiTheme="majorHAnsi" w:hAnsiTheme="majorHAnsi"/>
          </w:rPr>
          <w:t xml:space="preserve">triskelion </w:t>
        </w:r>
      </w:ins>
      <w:r w:rsidR="00893B7F">
        <w:rPr>
          <w:rFonts w:asciiTheme="majorHAnsi" w:hAnsiTheme="majorHAnsi"/>
        </w:rPr>
        <w:t>are</w:t>
      </w:r>
      <w:r>
        <w:rPr>
          <w:rFonts w:asciiTheme="majorHAnsi" w:hAnsiTheme="majorHAnsi"/>
        </w:rPr>
        <w:t xml:space="preserve"> not necessary for the progression of sites, although deletion of clathrin introduces a high variability in the timing of scission</w:t>
      </w:r>
      <w:r>
        <w:rPr>
          <w:rFonts w:asciiTheme="majorHAnsi" w:hAnsiTheme="majorHAnsi"/>
        </w:rPr>
        <w:fldChar w:fldCharType="begin" w:fldLock="1"/>
      </w:r>
      <w:r w:rsidR="007F11FE">
        <w:rPr>
          <w:rFonts w:asciiTheme="majorHAnsi" w:hAnsiTheme="majorHAnsi"/>
        </w:rPr>
        <w:instrText>ADDIN CSL_CITATION {"citationItems":[{"id":"ITEM-1","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-1","issued":{"date-parts":[["2016","6"]]},"language":"en","title":"Clathrin modulates vesicle scission, but not invagination shape, in yeast endocytosis","type":"article-journal","volume":"5"},"uris":["http://www.mendeley.com/documents/?uuid=d6d92a82-20d6-40ff-a3df-0eaeff694f42"]}],"mendeley":{"formattedCitation":"&lt;sup&gt;27&lt;/sup&gt;","plainTextFormattedCitation":"27","previouslyFormattedCitation":"&lt;sup&gt;27&lt;/sup&gt;"},"properties":{"noteIndex":0},"schema":"https://github.com/citation-style-language/schema/raw/master/csl-citation.json"}</w:instrText>
      </w:r>
      <w:r>
        <w:rPr>
          <w:rFonts w:asciiTheme="majorHAnsi" w:hAnsiTheme="majorHAnsi"/>
        </w:rPr>
        <w:fldChar w:fldCharType="separate"/>
      </w:r>
      <w:r w:rsidR="00350CCA" w:rsidRPr="00350CCA">
        <w:rPr>
          <w:rFonts w:asciiTheme="majorHAnsi" w:hAnsiTheme="majorHAnsi"/>
          <w:noProof/>
          <w:vertAlign w:val="superscript"/>
        </w:rPr>
        <w:t>27</w:t>
      </w:r>
      <w:r>
        <w:rPr>
          <w:rFonts w:asciiTheme="majorHAnsi" w:hAnsiTheme="majorHAnsi"/>
        </w:rPr>
        <w:fldChar w:fldCharType="end"/>
      </w:r>
      <w:r>
        <w:rPr>
          <w:rFonts w:asciiTheme="majorHAnsi" w:hAnsiTheme="majorHAnsi"/>
        </w:rPr>
        <w:t>. Deletion of coat proteins Sla2 and Ent1 results in a particular phenotype in which actin polymerization is achieved, but the membrane is decoupled from actin forces, resulting in actin “flames” without membrane bending</w:t>
      </w:r>
      <w:r>
        <w:rPr>
          <w:rFonts w:asciiTheme="majorHAnsi" w:hAnsiTheme="majorHAnsi"/>
        </w:rPr>
        <w:fldChar w:fldCharType="begin" w:fldLock="1"/>
      </w:r>
      <w:r w:rsidR="007F11FE">
        <w:rPr>
          <w:rFonts w:asciiTheme="majorHAnsi" w:hAnsiTheme="majorHAnsi"/>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endocytosis.","type":"article-journal","volume":"109"},"uris":["http://www.mendeley.com/documents/?uuid=ed3b390b-ce6e-3701-aeca-358f8af5d1d2"]},{"id":"ITEM-2","itemData":{"ISSN":"0092-8674","abstract":"In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author":[{"dropping-particle":"","family":"Kaksonen","given":"Marko","non-dropping-particle":"","parse-names":false,"suffix":""},{"dropping-particle":"","family":"Sun","given":"Yidi","non-dropping-particle":"","parse-names":false,"suffix":""},{"dropping-particle":"","family":"Drubin","given":"David G.","non-dropping-particle":"","parse-names":false,"suffix":""}],"container-title":"Cell","id":"ITEM-2","issue":"4","issued":{"date-parts":[["2003","11"]]},"language":"ENG","page":"475-487","title":"A pathway for association of receptors, adaptors, and actin during endocytic internalization","type":"article-journal","volume":"115"},"uris":["http://www.mendeley.com/documents/?uuid=79fdc3c5-60e5-485e-a297-e96dad7c2924"]}],"mendeley":{"formattedCitation":"&lt;sup&gt;32,37&lt;/sup&gt;","plainTextFormattedCitation":"32,37","previouslyFormattedCitation":"&lt;sup&gt;32,37&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32,37</w:t>
      </w:r>
      <w:r>
        <w:rPr>
          <w:rFonts w:asciiTheme="majorHAnsi" w:hAnsiTheme="majorHAnsi"/>
        </w:rPr>
        <w:fldChar w:fldCharType="end"/>
      </w:r>
      <w:r>
        <w:rPr>
          <w:rFonts w:asciiTheme="majorHAnsi" w:hAnsiTheme="majorHAnsi"/>
        </w:rPr>
        <w:t>. The complex between proteins Sla1, Pan1 and End3</w:t>
      </w:r>
      <w:ins w:id="33" w:author="Marko" w:date="2018-07-30T13:45:00Z">
        <w:r w:rsidR="00594E10">
          <w:rPr>
            <w:rFonts w:asciiTheme="majorHAnsi" w:hAnsiTheme="majorHAnsi"/>
          </w:rPr>
          <w:t>, which</w:t>
        </w:r>
      </w:ins>
      <w:r>
        <w:rPr>
          <w:rFonts w:asciiTheme="majorHAnsi" w:hAnsiTheme="majorHAnsi"/>
        </w:rPr>
        <w:t xml:space="preserve"> links the early coat to other coat proteins and polymerized actin, is involved in actin regulation itself, </w:t>
      </w:r>
      <w:r w:rsidR="00B77149">
        <w:rPr>
          <w:rFonts w:asciiTheme="majorHAnsi" w:hAnsiTheme="majorHAnsi"/>
        </w:rPr>
        <w:t xml:space="preserve">and </w:t>
      </w:r>
      <w:r>
        <w:rPr>
          <w:rFonts w:asciiTheme="majorHAnsi" w:hAnsiTheme="majorHAnsi"/>
        </w:rPr>
        <w:t>connects vesicles to actin cables and endosomes</w:t>
      </w:r>
      <w:r w:rsidR="00346C1A">
        <w:rPr>
          <w:rFonts w:asciiTheme="majorHAnsi" w:hAnsiTheme="majorHAnsi"/>
        </w:rPr>
        <w:fldChar w:fldCharType="begin" w:fldLock="1"/>
      </w:r>
      <w:r w:rsidR="00715377">
        <w:rPr>
          <w:rFonts w:asciiTheme="majorHAnsi" w:hAnsiTheme="majorHAnsi"/>
        </w:rPr>
        <w:instrText>ADDIN CSL_CITATION {"citationItems":[{"id":"ITEM-1","itemData":{"DOI":"10.1091/mbc.E15-04-0252","ISSN":"1059-1524","abstract":"Eps15-related proteins couple the clathrin-mediated endocytic-site initiation and actin assembly phases and coordinate endocytic-site formation with cargo capture and actin assembly through their interaction with a CIN85-related protein., More than 60 highly conserved proteins appear sequentially at sites of clathrin-mediated endocytosis in yeast and mammals. The yeast Eps15-related proteins Pan1 and End3 and the CIN85-related protein Sla1 are known to interact with each other in vitro, and they all appear after endocytic-site initiation but before endocytic actin assembly, which facilitates membrane invagination/scission. Here we used live-cell imaging in parallel with genetics and biochemistry to explore comprehensively the dynamic interactions and functions of Pan1, End3, and Sla1. Our results indicate that Pan1 and End3 associate in a stable manner and appear at endocytic sites before Sla1. The End3 C-terminus is necessary and sufficient for its cortical localization via interaction with Pan1, whereas the End3 N-terminus plays a crucial role in Sla1 recruitment. We systematically examined the dynamic behaviors of endocytic proteins in cells in which Pan1 and End3 were simultaneously eliminated, using the auxin-inducible degron system. The results lead us to propose that endocytic-site initiation and actin assembly are separable processes linked by a Pan1/End3/Sla1 complex. Finally, our study provides mechanistic insights into how Pan1 and End3 function with Sla1 to coordinate cargo capture with actin assembly.","author":[{"dropping-particle":"","family":"Sun","given":"Yidi","non-dropping-particle":"","parse-names":false,"suffix":""},{"dropping-particle":"","family":"Leong","given":"Nicole T.","non-dropping-particle":"","parse-names":false,"suffix":""},{"dropping-particle":"","family":"Wong","given":"Tiffany","non-dropping-particle":"","parse-names":false,"suffix":""},{"dropping-particle":"","family":"Drubin","given":"David G.","non-dropping-particle":"","parse-names":false,"suffix":""}],"container-title":"Molecular Biology of the Cell","id":"ITEM-1","issue":"21","issued":{"date-parts":[["2015","11"]]},"page":"3841-3856","title":"A Pan1/End3/Sla1 complex links Arp2/3-mediated actin assembly to sites of clathrin-mediated endocytosis","type":"article-journal","volume":"26"},"uris":["http://www.mendeley.com/documents/?uuid=2e809ffa-e467-4210-8a28-9ed04bea1073"]},{"id":"ITEM-2","itemData":{"DOI":"10.7554/eLife.10276","ISSN":"2050-084X","PMID":"26914139","abstract":"The actin cytoskeleton plays important roles in the formation and internalization of endocytic vesicles. In yeast, endocytic vesicles move towards early endosomes along actin cables, however, the molecular machinery regulating interaction between endocytic vesicles and actin cables is poorly understood. The Eps15-like protein Pan1p plays a key role in actin-mediated endocytosis and is negatively regulated by Ark1 and Prk1 kinases. Here we show that pan1 mutated to prevent phosphorylation at all 18 threonines, pan1-18TA, displayed almost the same endocytic defect as ark1Δ prk1Δ cells, and contained abnormal actin concentrations including several endocytic compartments. Early endosomes were highly localized in the actin concentrations and displayed movement along actin cables. The dephosphorylated form of Pan1p also caused stable associations between endocytic vesicles and actin cables, and between endocytic vesicles and endosomes. Thus Pan1 phosphorylation is part of a novel mechanism that regulates endocytic compartment interactions with each other and with actin cables.","author":[{"dropping-particle":"","family":"Toshima","given":"Junko Y","non-dropping-particle":"","parse-names":false,"suffix":""},{"dropping-particle":"","family":"Furuya","given":"Eri","non-dropping-particle":"","parse-names":false,"suffix":""},{"dropping-particle":"","family":"Nagano","given":"Makoto","non-dropping-particle":"","parse-names":false,"suffix":""},{"dropping-particle":"","family":"Kanno","given":"Chisa","non-dropping-particle":"","parse-names":false,"suffix":""},{"dropping-particle":"","family":"Sakamoto","given":"Yuta","non-dropping-particle":"","parse-names":false,"suffix":""},{"dropping-particle":"","family":"Ebihara","given":"Masashi","non-dropping-particle":"","parse-names":false,"suffix":""},{"dropping-particle":"","family":"Siekhaus","given":"Daria Elisabeth","non-dropping-particle":"","parse-names":false,"suffix":""},{"dropping-particle":"","family":"Toshima","given":"Jiro","non-dropping-particle":"","parse-names":false,"suffix":""}],"container-title":"eLife","id":"ITEM-2","issued":{"date-parts":[["2016","2","25"]]},"publisher":"eLife Sciences Publications, Ltd","title":"Yeast Eps15-like endocytic protein Pan1p regulates the interaction between endocytic vesicles, endosomes and the actin cytoskeleton.","type":"article-journal","volume":"5"},"uris":["http://www.mendeley.com/documents/?uuid=faaf0e71-eb40-37b8-86de-e4a888de1871"]},{"id":"ITEM-3","itemData":{"DOI":"10.1083/JCB.141.1.71","ISSN":"0021-9525","PMID":"9531549","abstract":"A genetic screen for factors required for endocytosis in the budding yeast Saccharomyces cerevisiae previously identified PAN1. Pan1p is a homologue of the mammalian protein eps15, which has been implicated in endocytosis by virtue of its association with the plasma membrane clathrin adaptor complex AP-2. Pan1p contains two eps15 homology (EH) domains, a protein-protein interaction motif also present in other proteins that function in membrane trafficking. To address the role of Pan1p and EH domains in endocytosis, a yeast two-hybrid screen was performed using the EH domain-containing region of Pan1p. This screen identified yAP180A, one of two yeast homologues of a class of clathrin assembly proteins (AP180) that exhibit in vitro clathrin cage assembly activity. In vitro binding studies using GST fusion proteins and yeast extracts defined distinct binding sites on yAP180A for Pan1p and clathrin. yAP180 proteins and Pan1p, like actin, localize to peripheral patches along the plasma membrane. Mammalian synaptojanin, a phosphatidylinositol polyphosphate-5-phosphatase, also has been implicated in endocytosis recently, and three synaptojanin-like genes have been identified in yeast. We observed genetic interactions between the yeast SJL1 gene and PAN1, which suggest a role for phosphoinositide metabolites in Pan1p function. Together with other studies, these findings suggest that Pan1p coordinates regulatory interactions between proteins required for both endocytosis and actin-cytoskeleton organization; these proteins include the yAP180 proteins, clathrin, the ubiquitin-protein ligase Rsp5p, End3p, and synaptojanin. We suggest that Pan1p (and by extension eps15) serves as a multivalent adaptor around which dynamic interactions between structural and regulatory components of the endocytic pathway converge.","author":[{"dropping-particle":"","family":"Wendland","given":"B","non-dropping-particle":"","parse-names":false,"suffix":""},{"dropping-particle":"","family":"Emr","given":"S D","non-dropping-particle":"","parse-names":false,"suffix":""}],"container-title":"The Journal of cell biology","id":"ITEM-3","issue":"1","issued":{"date-parts":[["1998","4","6"]]},"page":"71-84","publisher":"Rockefeller University Press","title":"Pan1p, yeast eps15, functions as a multivalent adaptor that coordinates protein-protein interactions essential for endocytosis.","type":"article-journal","volume":"141"},"uris":["http://www.mendeley.com/documents/?uuid=9aa8682f-c687-3719-8b4c-ea0fe42eb388"]}],"mendeley":{"formattedCitation":"&lt;sup&gt;38–40&lt;/sup&gt;","plainTextFormattedCitation":"38–40","previouslyFormattedCitation":"&lt;sup&gt;38–40&lt;/sup&gt;"},"properties":{"noteIndex":0},"schema":"https://github.com/citation-style-language/schema/raw/master/csl-citation.json"}</w:instrText>
      </w:r>
      <w:r w:rsidR="00346C1A">
        <w:rPr>
          <w:rFonts w:asciiTheme="majorHAnsi" w:hAnsiTheme="majorHAnsi"/>
        </w:rPr>
        <w:fldChar w:fldCharType="separate"/>
      </w:r>
      <w:r w:rsidR="00A86DCA" w:rsidRPr="00A86DCA">
        <w:rPr>
          <w:rFonts w:asciiTheme="majorHAnsi" w:hAnsiTheme="majorHAnsi"/>
          <w:noProof/>
          <w:vertAlign w:val="superscript"/>
        </w:rPr>
        <w:t>38–40</w:t>
      </w:r>
      <w:r w:rsidR="00346C1A">
        <w:rPr>
          <w:rFonts w:asciiTheme="majorHAnsi" w:hAnsiTheme="majorHAnsi"/>
        </w:rPr>
        <w:fldChar w:fldCharType="end"/>
      </w:r>
      <w:r>
        <w:rPr>
          <w:rFonts w:asciiTheme="majorHAnsi" w:hAnsiTheme="majorHAnsi"/>
        </w:rPr>
        <w:t>. The arrival of Sla1 is a strong predictor of successful endocytosis</w:t>
      </w:r>
      <w:r w:rsidR="00715377">
        <w:rPr>
          <w:rFonts w:asciiTheme="majorHAnsi" w:hAnsiTheme="majorHAnsi"/>
        </w:rPr>
        <w:fldChar w:fldCharType="begin" w:fldLock="1"/>
      </w:r>
      <w:r w:rsidR="00036B68">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Sciences","id":"ITEM-2","issue":"44","issued":{"date-parts":[["2011","11"]]},"language":"en","page":"E979-E988","title":"Determinants of endocytic membrane geometry, stability, and scission","type":"article-journal","volume":"108"},"uris":["http://www.mendeley.com/documents/?uuid=1d4da551-0940-4073-bef8-5c70449e054e"]}],"mendeley":{"formattedCitation":"&lt;sup&gt;26,41&lt;/sup&gt;","plainTextFormattedCitation":"26,41","previouslyFormattedCitation":"&lt;sup&gt;26,41&lt;/sup&gt;"},"properties":{"noteIndex":0},"schema":"https://github.com/citation-style-language/schema/raw/master/csl-citation.json"}</w:instrText>
      </w:r>
      <w:r w:rsidR="00715377">
        <w:rPr>
          <w:rFonts w:asciiTheme="majorHAnsi" w:hAnsiTheme="majorHAnsi"/>
        </w:rPr>
        <w:fldChar w:fldCharType="separate"/>
      </w:r>
      <w:r w:rsidR="00715377" w:rsidRPr="00715377">
        <w:rPr>
          <w:rFonts w:asciiTheme="majorHAnsi" w:hAnsiTheme="majorHAnsi"/>
          <w:noProof/>
          <w:vertAlign w:val="superscript"/>
        </w:rPr>
        <w:t>26,41</w:t>
      </w:r>
      <w:r w:rsidR="00715377">
        <w:rPr>
          <w:rFonts w:asciiTheme="majorHAnsi" w:hAnsiTheme="majorHAnsi"/>
        </w:rPr>
        <w:fldChar w:fldCharType="end"/>
      </w:r>
      <w:r>
        <w:rPr>
          <w:rFonts w:asciiTheme="majorHAnsi" w:hAnsiTheme="majorHAnsi"/>
        </w:rPr>
        <w:t xml:space="preserve">. </w:t>
      </w:r>
      <w:r w:rsidR="00A86DCA">
        <w:rPr>
          <w:rFonts w:asciiTheme="majorHAnsi" w:hAnsiTheme="majorHAnsi"/>
        </w:rPr>
        <w:t>These c</w:t>
      </w:r>
      <w:r>
        <w:rPr>
          <w:rFonts w:asciiTheme="majorHAnsi" w:hAnsiTheme="majorHAnsi"/>
        </w:rPr>
        <w:t xml:space="preserve">oat proteins are pulled upwards into the cytoplasm, </w:t>
      </w:r>
      <w:r w:rsidR="005A1B22">
        <w:rPr>
          <w:rFonts w:asciiTheme="majorHAnsi" w:hAnsiTheme="majorHAnsi"/>
        </w:rPr>
        <w:t>and follow the moving</w:t>
      </w:r>
      <w:r w:rsidR="00715377">
        <w:rPr>
          <w:rFonts w:asciiTheme="majorHAnsi" w:hAnsiTheme="majorHAnsi"/>
        </w:rPr>
        <w:t xml:space="preserve"> membrane</w:t>
      </w:r>
      <w:r w:rsidR="002B16A3">
        <w:rPr>
          <w:rFonts w:asciiTheme="majorHAnsi" w:hAnsiTheme="majorHAnsi"/>
        </w:rPr>
        <w:t>.</w:t>
      </w:r>
    </w:p>
    <w:p w14:paraId="716947F6" w14:textId="77777777" w:rsidR="00C13630" w:rsidRDefault="00C13630" w:rsidP="00573723">
      <w:pPr>
        <w:ind w:left="426"/>
        <w:rPr>
          <w:rFonts w:asciiTheme="majorHAnsi" w:hAnsiTheme="majorHAnsi"/>
        </w:rPr>
      </w:pPr>
    </w:p>
    <w:p w14:paraId="6EFAA831" w14:textId="77777777" w:rsidR="00C13630" w:rsidRDefault="00C13630" w:rsidP="003C6CA7">
      <w:pPr>
        <w:ind w:left="426"/>
        <w:outlineLvl w:val="0"/>
        <w:rPr>
          <w:rFonts w:asciiTheme="majorHAnsi" w:hAnsiTheme="majorHAnsi"/>
        </w:rPr>
      </w:pPr>
      <w:r>
        <w:rPr>
          <w:rFonts w:asciiTheme="majorHAnsi" w:hAnsiTheme="majorHAnsi"/>
        </w:rPr>
        <w:t>Actin module</w:t>
      </w:r>
    </w:p>
    <w:p w14:paraId="7EAA5FDE" w14:textId="77FFFE21" w:rsidR="00C13630" w:rsidRDefault="00C13630" w:rsidP="00997318">
      <w:pPr>
        <w:ind w:left="426"/>
        <w:rPr>
          <w:rFonts w:asciiTheme="majorHAnsi" w:hAnsiTheme="majorHAnsi"/>
        </w:rPr>
      </w:pPr>
      <w:r>
        <w:rPr>
          <w:rFonts w:asciiTheme="majorHAnsi" w:hAnsiTheme="majorHAnsi"/>
        </w:rPr>
        <w:t xml:space="preserve">Once the coat proteins are assembled, proteins that nucleate and organize the actin machinery are recruited. Actin filaments are nucleated by the Arp2/3 complex, and act in concert with </w:t>
      </w:r>
      <w:commentRangeStart w:id="34"/>
      <w:del w:id="35" w:author="Marko" w:date="2018-07-30T13:53:00Z">
        <w:r w:rsidDel="006712C7">
          <w:rPr>
            <w:rFonts w:asciiTheme="majorHAnsi" w:hAnsiTheme="majorHAnsi"/>
          </w:rPr>
          <w:delText xml:space="preserve">other </w:delText>
        </w:r>
      </w:del>
      <w:r>
        <w:rPr>
          <w:rFonts w:asciiTheme="majorHAnsi" w:hAnsiTheme="majorHAnsi"/>
        </w:rPr>
        <w:t xml:space="preserve">actin nucleation promoting factors </w:t>
      </w:r>
      <w:commentRangeEnd w:id="34"/>
      <w:r w:rsidR="00945252">
        <w:rPr>
          <w:rStyle w:val="CommentReference"/>
        </w:rPr>
        <w:commentReference w:id="34"/>
      </w:r>
      <w:r>
        <w:rPr>
          <w:rFonts w:asciiTheme="majorHAnsi" w:hAnsiTheme="majorHAnsi"/>
        </w:rPr>
        <w:t xml:space="preserve">(NPFs), </w:t>
      </w:r>
      <w:commentRangeStart w:id="36"/>
      <w:r>
        <w:rPr>
          <w:rFonts w:asciiTheme="majorHAnsi" w:hAnsiTheme="majorHAnsi"/>
        </w:rPr>
        <w:t>such as</w:t>
      </w:r>
      <w:commentRangeEnd w:id="36"/>
      <w:r w:rsidR="00EF1DB0">
        <w:rPr>
          <w:rStyle w:val="CommentReference"/>
        </w:rPr>
        <w:commentReference w:id="36"/>
      </w:r>
      <w:r>
        <w:rPr>
          <w:rFonts w:asciiTheme="majorHAnsi" w:hAnsiTheme="majorHAnsi"/>
        </w:rPr>
        <w:t xml:space="preserve"> the yeast WASP homologue Las17, type 1 myosins Myo3 and Myo5, Pan1, and actin binding protein Abp1. Apart from Pan1, which moves inwards upon membrane movement </w:t>
      </w:r>
      <w:r w:rsidR="002C0392">
        <w:rPr>
          <w:rFonts w:asciiTheme="majorHAnsi" w:hAnsiTheme="majorHAnsi"/>
        </w:rPr>
        <w:t>and forms part of</w:t>
      </w:r>
      <w:r>
        <w:rPr>
          <w:rFonts w:asciiTheme="majorHAnsi" w:hAnsiTheme="majorHAnsi"/>
        </w:rPr>
        <w:t xml:space="preserve"> the coat module, the remaining NPFs are recruited to the </w:t>
      </w:r>
      <w:commentRangeStart w:id="37"/>
      <w:r>
        <w:rPr>
          <w:rFonts w:asciiTheme="majorHAnsi" w:hAnsiTheme="majorHAnsi"/>
        </w:rPr>
        <w:t>base of endocytic sites and do not move inwards with the membrane</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commentRangeEnd w:id="37"/>
      <w:r w:rsidR="00EF1DB0">
        <w:rPr>
          <w:rStyle w:val="CommentReference"/>
        </w:rPr>
        <w:commentReference w:id="37"/>
      </w:r>
      <w:r>
        <w:rPr>
          <w:rFonts w:asciiTheme="majorHAnsi" w:hAnsiTheme="majorHAnsi"/>
        </w:rPr>
        <w:t>. Las17 is a potent actin nucleator, without which endocytosis essentially fails</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Myo3/5 are non-processive motors that interact with and can translocate actin filaments, but whose mechanistic contribution</w:t>
      </w:r>
      <w:ins w:id="38" w:author="Marko" w:date="2018-07-30T13:56:00Z">
        <w:r w:rsidR="00164FF4">
          <w:rPr>
            <w:rFonts w:asciiTheme="majorHAnsi" w:hAnsiTheme="majorHAnsi"/>
          </w:rPr>
          <w:t xml:space="preserve"> to endocytosis</w:t>
        </w:r>
      </w:ins>
      <w:r>
        <w:rPr>
          <w:rFonts w:asciiTheme="majorHAnsi" w:hAnsiTheme="majorHAnsi"/>
        </w:rPr>
        <w:t xml:space="preserve"> is unknown. Deletion of either Myo5 or Myo3 has subtle phenotypes, but deletion of both effectively blocked endocytosis</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xml:space="preserve">. </w:t>
      </w:r>
      <w:commentRangeStart w:id="39"/>
      <w:r>
        <w:rPr>
          <w:rFonts w:asciiTheme="majorHAnsi" w:hAnsiTheme="majorHAnsi"/>
        </w:rPr>
        <w:t>Abp1 binds actin filaments and activates the Arp2/3 complex</w:t>
      </w:r>
      <w:commentRangeEnd w:id="39"/>
      <w:r w:rsidR="00742870">
        <w:rPr>
          <w:rStyle w:val="CommentReference"/>
        </w:rPr>
        <w:commentReference w:id="39"/>
      </w:r>
      <w:r>
        <w:rPr>
          <w:rFonts w:asciiTheme="majorHAnsi" w:hAnsiTheme="majorHAnsi"/>
        </w:rPr>
        <w:t xml:space="preserve">. </w:t>
      </w:r>
    </w:p>
    <w:p w14:paraId="692CB916" w14:textId="77777777" w:rsidR="00C13630" w:rsidRDefault="00C13630" w:rsidP="00573723">
      <w:pPr>
        <w:ind w:left="426"/>
        <w:rPr>
          <w:rFonts w:asciiTheme="majorHAnsi" w:hAnsiTheme="majorHAnsi"/>
        </w:rPr>
      </w:pPr>
    </w:p>
    <w:p w14:paraId="73C5817E" w14:textId="4C01BE53" w:rsidR="00C13630" w:rsidRDefault="00C13630" w:rsidP="00573723">
      <w:pPr>
        <w:ind w:left="426"/>
        <w:rPr>
          <w:rFonts w:asciiTheme="majorHAnsi" w:hAnsiTheme="majorHAnsi"/>
        </w:rPr>
      </w:pPr>
      <w:r>
        <w:rPr>
          <w:rFonts w:asciiTheme="majorHAnsi" w:hAnsiTheme="majorHAnsi"/>
        </w:rPr>
        <w:t xml:space="preserve">Bbc1, </w:t>
      </w:r>
      <w:del w:id="40" w:author="Marko" w:date="2018-07-30T14:15:00Z">
        <w:r w:rsidDel="00FD561A">
          <w:rPr>
            <w:rFonts w:asciiTheme="majorHAnsi" w:hAnsiTheme="majorHAnsi"/>
          </w:rPr>
          <w:delText xml:space="preserve">F-BAR protein </w:delText>
        </w:r>
      </w:del>
      <w:r>
        <w:rPr>
          <w:rFonts w:asciiTheme="majorHAnsi" w:hAnsiTheme="majorHAnsi"/>
        </w:rPr>
        <w:t>Bzz1, and Vrp1 are other actin associated proteins that are recruited within the actin module. Bbc1 is known to inhibit Las17 NPF activity, its deletion accumulates actin at endocytic sites</w:t>
      </w:r>
      <w:r>
        <w:rPr>
          <w:rFonts w:asciiTheme="majorHAnsi" w:hAnsiTheme="majorHAnsi"/>
        </w:rPr>
        <w:fldChar w:fldCharType="begin" w:fldLock="1"/>
      </w:r>
      <w:r w:rsidR="00036B68">
        <w:rPr>
          <w:rFonts w:asciiTheme="majorHAnsi" w:hAnsiTheme="majorHAnsi"/>
        </w:rPr>
        <w:instrText>ADDIN CSL_CITATION {"citationItems":[{"id":"ITEM-1","itemData":{"DOI":"10.1101/172072","abstract":"doi: bioRxiv preprint first posted online Aug. 3, 2017; 2 Abstract Branched and crosslinked actin networks mediate cellular processes that move and shape membranes. To understand how actin contributes during the different stages of endocytic membrane reshaping, we analysed deletion mutants of yeast actin network components us-ing a hybrid imaging approach that combines live imaging with correlative microscopy. We could thereby temporally dissect the effects of different actin network perturbations, revealing distinct stages of actin-based membrane reshaping. Our data show that initiation of mem-brane bending requires the actin network to be physically linked to the plasma membrane and to be optimally crosslinked. Once initiated, the membrane invagination process is driven by nucleation and polymerization of new actin filaments, independently of the degree of cross-linking and unaffected by a surplus of actin network components. A key transition occurs 2 seconds before scission when the filament nucleation rate drops. From that time point on, invagination growth and vesicle scission are driven by an expansion of the assembled actin network. The expansion is sensitive to the amount of filamentous actin and its crosslinking. Our results suggest that the mechanism by which actin reshapes the membrane adapts to force requirements that vary during the progress of endocytosis.","author":[{"dropping-particle":"","family":"Picco","given":"Andrea","non-dropping-particle":"","parse-names":false,"suffix":""},{"dropping-particle":"","family":"Kukulski","given":"Wanda","non-dropping-particle":"","parse-names":false,"suffix":""},{"dropping-particle":"","family":"Manenschijn","given":"Hetty E","non-dropping-particle":"","parse-names":false,"suffix":""},{"dropping-particle":"","family":"Specht","given":"Tanja","non-dropping-particle":"","parse-names":false,"suffix":""},{"dropping-particle":"","family":"Briggs","given":"John A G","non-dropping-particle":"","parse-names":false,"suffix":""},{"dropping-particle":"","family":"Kaksonen","given":"Marko","non-dropping-particle":"","parse-names":false,"suffix":""}],"id":"ITEM-1","issued":{"date-parts":[["0"]]},"title":"The contributions of the actin machinery to endocytic membrane bending and vesicle formation","type":"article-journal"},"uris":["http://www.mendeley.com/documents/?uuid=265474e6-5fc1-37e7-9e2d-a6e1d74c324b"]}],"mendeley":{"formattedCitation":"&lt;sup&gt;43&lt;/sup&gt;","plainTextFormattedCitation":"43","previouslyFormattedCitation":"&lt;sup&gt;43&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43</w:t>
      </w:r>
      <w:r>
        <w:rPr>
          <w:rFonts w:asciiTheme="majorHAnsi" w:hAnsiTheme="majorHAnsi"/>
        </w:rPr>
        <w:fldChar w:fldCharType="end"/>
      </w:r>
      <w:r>
        <w:rPr>
          <w:rFonts w:asciiTheme="majorHAnsi" w:hAnsiTheme="majorHAnsi"/>
        </w:rPr>
        <w:t>. Bzz1</w:t>
      </w:r>
      <w:ins w:id="41" w:author="Marko" w:date="2018-07-30T14:14:00Z">
        <w:r w:rsidR="00FD561A">
          <w:rPr>
            <w:rFonts w:asciiTheme="majorHAnsi" w:hAnsiTheme="majorHAnsi"/>
          </w:rPr>
          <w:t>, an F-BAR protein,</w:t>
        </w:r>
      </w:ins>
      <w:r>
        <w:rPr>
          <w:rFonts w:asciiTheme="majorHAnsi" w:hAnsiTheme="majorHAnsi"/>
        </w:rPr>
        <w:t xml:space="preserve"> relieves Las17 of NPF activity inhibition by Sla1</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xml:space="preserve">. </w:t>
      </w:r>
      <w:commentRangeStart w:id="42"/>
      <w:r>
        <w:rPr>
          <w:rFonts w:asciiTheme="majorHAnsi" w:hAnsiTheme="majorHAnsi"/>
        </w:rPr>
        <w:t>Vrp1 stimulates the Arp2/3 complex</w:t>
      </w:r>
      <w:commentRangeEnd w:id="42"/>
      <w:r w:rsidR="007B6C6A">
        <w:rPr>
          <w:rStyle w:val="CommentReference"/>
        </w:rPr>
        <w:commentReference w:id="42"/>
      </w:r>
      <w:r>
        <w:rPr>
          <w:rFonts w:asciiTheme="majorHAnsi" w:hAnsiTheme="majorHAnsi"/>
        </w:rPr>
        <w:t>, recruits myosins, and interacts with Las17</w:t>
      </w:r>
      <w:r w:rsidR="00036B68">
        <w:rPr>
          <w:rFonts w:asciiTheme="majorHAnsi" w:hAnsiTheme="majorHAnsi"/>
        </w:rPr>
        <w:fldChar w:fldCharType="begin" w:fldLock="1"/>
      </w:r>
      <w:r w:rsidR="00E97BC1">
        <w:rPr>
          <w:rFonts w:asciiTheme="majorHAnsi" w:hAnsiTheme="majorHAnsi"/>
        </w:rPr>
        <w:instrText>ADDIN CSL_CITATION {"citationItems":[{"id":"ITEM-1","itemData":{"DOI":"10.1016/j.bbamcr.2010.08.013","ISSN":"0006-3002","abstract":"Vrp1p (yeast WIP) forms a protein complex with Las17p (yeast WASP), however the physiological significance of the interaction has not been fully characterized. Vrp1p residues, (788)MPKPR(792) are essential for Vrp1p-Las17p interaction. While C-Vrp1p(364-817) complements all the defects of the vrp1Δ strain, C-Vrp1p(364-817)(5A) ((788)AAAAA(792)) does not complement any of the defects, due to its inability to localize to cortical patches. Targeting C-Vrp1p(364-817)(5A) to membranes using CAAX motif (C-Vrp1p(364-817)(5A)-CAAX) rescued the growth and endocytosis defect but not the actin patch polarization defect of vrp1Δ. Vrp1p can localize to cortical patches, either by binding to Las17p through LBD (Las17 Binding Domain, Vrp1p(760-817)) or independent of Las17p through residues in N-Vrp1p(1-364). Unlike Vrp1p, Vrp1p(5A) localizes poorly to cortical patches and complements all the defects of vrp1Δ strain except actin patch polarization at elevated temperature. N-Vrp1p(1-364) complements all the defects of vrp1Δ strain except the actin patch polarization defect while N-Vrp1p(1-364)-LBD fusion protein complements all the defects. Thus our results show that while both Vrp1p and Las17p are essential for many cellular processes, the two proteins do not necessarily have to bind to each other to carry out these cellular functions. However, Las17p-Vrp1p interaction is essential for actin patch polarization at elevated temperature.","author":[{"dropping-particle":"","family":"Wong","given":"Ming Hwa","non-dropping-particle":"","parse-names":false,"suffix":""},{"dropping-particle":"","family":"Meng","given":"Lei","non-dropping-particle":"","parse-names":false,"suffix":""},{"dropping-particle":"","family":"Rajmohan","given":"Rajamuthiah","non-dropping-particle":"","parse-names":false,"suffix":""},{"dropping-particle":"","family":"Yu","given":"Shangjuan","non-dropping-particle":"","parse-names":false,"suffix":""},{"dropping-particle":"","family":"Thanabalu","given":"Thirumaran","non-dropping-particle":"","parse-names":false,"suffix":""}],"container-title":"Biochimica et biophysica acta","id":"ITEM-1","issue":"12","issued":{"date-parts":[["2010","12"]]},"language":"eng","page":"1332-1346","title":"Vrp1p-Las17p interaction is critical for actin patch polarization but is not essential for growth or fluid phase endocytosis in S. cerevisiae","type":"article-journal","volume":"1803"},"uris":["http://www.mendeley.com/documents/?uuid=e1a3f638-aa1d-4748-89ce-a7774e73bd6b"]},{"id":"ITEM-2","itemData":{"DOI":"10.1083/jcb.141.6.1357","ISSN":"0021-9525","PMID":"9628892","abstract":"The budding yeast contains two type I myosins, Myo3p and Myo5p, with redundant functions. Deletion of both myosins results in growth defects, loss of actin polarity and polarized cell surface growth, and accumulation of intracellular membranes. Expression of myc-tagged Myo5p in myo3Delta myo5Delta cells fully restores wild-type characteristics. Myo5p is localized as punctate, cortical structures enriched at sites of polarized cell growth. We find that latrunculin-A-induced depolymerization of F-actin results in loss of Myo5p patches. Moreover, incubation of yeast cells at 37 degrees C results in transient depolarization of both Myo5p patches and the actin cytoskeleton. Mutant Myo5 proteins with deletions in nonmotor domains were expressed in myo3Delta myo5Delta cells and the resulting strains were analyzed for Myo5p function. Deletion of the tail homology 2 (TH2) domain, previously implicated in ATP-insensitive actin binding, has no detectable effect on Myo5p function. In contrast, myo3Delta myo5Delta cells expressing mutant Myo5 proteins with deletions of the src homology domain 3 (SH3) or both TH2 and SH3 domains display defects including Myo5p patch depolarization, actin disorganization, and phenotypes associated with actin dysfunction. These findings support a role for the SH3 domain in Myo5p localization and function in budding yeast. The proline-rich protein verprolin (Vrp1p) binds to the SH3 domain of Myo3p or Myo5p in two-hybrid tests, coimmunoprecipitates with Myo5p, and colocalizes with Myo5p. Immunolocalization of the myc-tagged SH3 domain of Myo5p reveals diffuse cytoplasmic staining. Thus, the SH3 domain of Myo5p contributes to but is not sufficient for localization of Myo5p either to patches or to sites of polarized cell growth. Consistent with this, Myo5p patches assemble but do not localize to sites of polarized cell surface growth in a VRP1 deletion mutant. Our studies support a multistep model for Myo5p targeting in yeast. The first step, assembly of Myo5p patches, is dependent upon F-actin, and the second step, polarization of actin patches, requiresVrp1p and the SH3 domain of Myo5p.","author":[{"dropping-particle":"","family":"Anderson","given":"B L","non-dropping-particle":"","parse-names":false,"suffix":""},{"dropping-particle":"","family":"Boldogh","given":"I","non-dropping-particle":"","parse-names":false,"suffix":""},{"dropping-particle":"","family":"Evangelista","given":"M","non-dropping-particle":"","parse-names":false,"suffix":""},{"dropping-particle":"","family":"Boone","given":"C","non-dropping-particle":"","parse-names":false,"suffix":""},{"dropping-particle":"","family":"Greene","given":"L A","non-dropping-particle":"","parse-names":false,"suffix":""},{"dropping-particle":"","family":"Pon","given":"L A","non-dropping-particle":"","parse-names":false,"suffix":""}],"container-title":"The Journal of cell biology","id":"ITEM-2","issue":"6","issued":{"date-parts":[["1998","6","15"]]},"page":"1357-70","title":"The Src homology domain 3 (SH3) of a yeast type I myosin, Myo5p, binds to verprolin and is required for targeting to sites of actin polarization.","type":"article-journal","volume":"141"},"uris":["http://www.mendeley.com/documents/?uuid=f46904b1-1a4a-3c0e-9623-0159c543234e"]}],"mendeley":{"formattedCitation":"&lt;sup&gt;44,45&lt;/sup&gt;","plainTextFormattedCitation":"44,45","previouslyFormattedCitation":"&lt;sup&gt;44,45&lt;/sup&gt;"},"properties":{"noteIndex":0},"schema":"https://github.com/citation-style-language/schema/raw/master/csl-citation.json"}</w:instrText>
      </w:r>
      <w:r w:rsidR="00036B68">
        <w:rPr>
          <w:rFonts w:asciiTheme="majorHAnsi" w:hAnsiTheme="majorHAnsi"/>
        </w:rPr>
        <w:fldChar w:fldCharType="separate"/>
      </w:r>
      <w:r w:rsidR="00036B68" w:rsidRPr="00036B68">
        <w:rPr>
          <w:rFonts w:asciiTheme="majorHAnsi" w:hAnsiTheme="majorHAnsi"/>
          <w:noProof/>
          <w:vertAlign w:val="superscript"/>
        </w:rPr>
        <w:t>44,45</w:t>
      </w:r>
      <w:r w:rsidR="00036B68">
        <w:rPr>
          <w:rFonts w:asciiTheme="majorHAnsi" w:hAnsiTheme="majorHAnsi"/>
        </w:rPr>
        <w:fldChar w:fldCharType="end"/>
      </w:r>
      <w:r>
        <w:rPr>
          <w:rFonts w:asciiTheme="majorHAnsi" w:hAnsiTheme="majorHAnsi"/>
        </w:rPr>
        <w:t xml:space="preserve">. </w:t>
      </w:r>
    </w:p>
    <w:p w14:paraId="7B05AC51" w14:textId="77777777" w:rsidR="00C13630" w:rsidRDefault="00C13630" w:rsidP="00573723">
      <w:pPr>
        <w:ind w:left="426"/>
        <w:rPr>
          <w:rFonts w:asciiTheme="majorHAnsi" w:hAnsiTheme="majorHAnsi"/>
        </w:rPr>
      </w:pPr>
    </w:p>
    <w:p w14:paraId="23B08ED9" w14:textId="32CBEBC7" w:rsidR="00C13630" w:rsidRDefault="00C13630" w:rsidP="00573723">
      <w:pPr>
        <w:ind w:left="426"/>
        <w:rPr>
          <w:rFonts w:asciiTheme="majorHAnsi" w:hAnsiTheme="majorHAnsi"/>
        </w:rPr>
      </w:pPr>
      <w:r>
        <w:rPr>
          <w:rFonts w:asciiTheme="majorHAnsi" w:hAnsiTheme="majorHAnsi"/>
        </w:rPr>
        <w:t xml:space="preserve">Once NPFs and WASP/Myo proteins are recruited, Arp2/3 is recruited and actin polymerization begins. Along with Arp2/3, actin crosslinkers like Sac6 and Scp1, capping protein complexes like Cap1/Cap2, Aip1/Cofilin, Abp1/Aim3 are recruited. </w:t>
      </w:r>
      <w:commentRangeStart w:id="43"/>
      <w:r>
        <w:rPr>
          <w:rFonts w:asciiTheme="majorHAnsi" w:hAnsiTheme="majorHAnsi"/>
        </w:rPr>
        <w:t>This begins the invagination of membrane, along with the coat proteins</w:t>
      </w:r>
      <w:commentRangeEnd w:id="43"/>
      <w:r w:rsidR="00DB440F">
        <w:rPr>
          <w:rStyle w:val="CommentReference"/>
        </w:rPr>
        <w:commentReference w:id="43"/>
      </w:r>
      <w:r>
        <w:rPr>
          <w:rFonts w:asciiTheme="majorHAnsi" w:hAnsiTheme="majorHAnsi"/>
        </w:rPr>
        <w:t xml:space="preserve">. Actin monomers are added at the base of the invagination, and </w:t>
      </w:r>
      <w:r>
        <w:rPr>
          <w:rFonts w:asciiTheme="majorHAnsi" w:hAnsiTheme="majorHAnsi"/>
        </w:rPr>
        <w:lastRenderedPageBreak/>
        <w:t xml:space="preserve">coupled into the membrane via coat proteins, so as actin polymerization progresses, the entire actin network is pushed </w:t>
      </w:r>
      <w:commentRangeStart w:id="44"/>
      <w:del w:id="45" w:author="Marko" w:date="2018-07-30T14:21:00Z">
        <w:r w:rsidDel="00873E92">
          <w:rPr>
            <w:rFonts w:asciiTheme="majorHAnsi" w:hAnsiTheme="majorHAnsi"/>
          </w:rPr>
          <w:delText>upwards</w:delText>
        </w:r>
      </w:del>
      <w:ins w:id="46" w:author="Marko" w:date="2018-07-30T14:21:00Z">
        <w:r w:rsidR="00873E92">
          <w:rPr>
            <w:rFonts w:asciiTheme="majorHAnsi" w:hAnsiTheme="majorHAnsi"/>
          </w:rPr>
          <w:t>inwards</w:t>
        </w:r>
        <w:commentRangeEnd w:id="44"/>
        <w:r w:rsidR="00BA77DC">
          <w:rPr>
            <w:rStyle w:val="CommentReference"/>
          </w:rPr>
          <w:commentReference w:id="44"/>
        </w:r>
      </w:ins>
      <w:r>
        <w:rPr>
          <w:rFonts w:asciiTheme="majorHAnsi" w:hAnsiTheme="majorHAnsi"/>
        </w:rPr>
        <w:t xml:space="preserve">, taking </w:t>
      </w:r>
      <w:r w:rsidR="00E97BC1">
        <w:rPr>
          <w:rFonts w:asciiTheme="majorHAnsi" w:hAnsiTheme="majorHAnsi"/>
        </w:rPr>
        <w:t xml:space="preserve">the membrane </w:t>
      </w:r>
      <w:r>
        <w:rPr>
          <w:rFonts w:asciiTheme="majorHAnsi" w:hAnsiTheme="majorHAnsi"/>
        </w:rPr>
        <w:t>along with it</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r>
        <w:rPr>
          <w:rFonts w:asciiTheme="majorHAnsi" w:hAnsiTheme="majorHAnsi"/>
        </w:rPr>
        <w:t>.</w:t>
      </w:r>
    </w:p>
    <w:p w14:paraId="4764D234" w14:textId="77777777" w:rsidR="00C13630" w:rsidRDefault="00C13630" w:rsidP="00573723">
      <w:pPr>
        <w:ind w:left="426"/>
        <w:rPr>
          <w:rFonts w:asciiTheme="majorHAnsi" w:hAnsiTheme="majorHAnsi"/>
        </w:rPr>
      </w:pPr>
    </w:p>
    <w:p w14:paraId="01E0F7A6" w14:textId="77777777" w:rsidR="00C13630" w:rsidRDefault="00C13630" w:rsidP="00573723">
      <w:pPr>
        <w:ind w:left="426"/>
        <w:rPr>
          <w:rFonts w:asciiTheme="majorHAnsi" w:hAnsiTheme="majorHAnsi"/>
        </w:rPr>
      </w:pPr>
      <w:r>
        <w:rPr>
          <w:rFonts w:asciiTheme="majorHAnsi" w:hAnsiTheme="majorHAnsi"/>
        </w:rPr>
        <w:t>Scission module:</w:t>
      </w:r>
    </w:p>
    <w:p w14:paraId="2E2A0A0B" w14:textId="7A235D8A" w:rsidR="00D319A9" w:rsidRDefault="00C13630" w:rsidP="00003C11">
      <w:pPr>
        <w:ind w:left="426"/>
        <w:rPr>
          <w:rFonts w:asciiTheme="majorHAnsi" w:hAnsiTheme="majorHAnsi"/>
        </w:rPr>
      </w:pPr>
      <w:commentRangeStart w:id="47"/>
      <w:r>
        <w:rPr>
          <w:rFonts w:asciiTheme="majorHAnsi" w:hAnsiTheme="majorHAnsi"/>
        </w:rPr>
        <w:t xml:space="preserve">While the role of the yeast dynamin-like Vps1 is unclear, relatively few copies of the Rvs complex </w:t>
      </w:r>
      <w:r w:rsidR="007323DE">
        <w:rPr>
          <w:rFonts w:asciiTheme="majorHAnsi" w:hAnsiTheme="majorHAnsi"/>
        </w:rPr>
        <w:t>are</w:t>
      </w:r>
      <w:r>
        <w:rPr>
          <w:rFonts w:asciiTheme="majorHAnsi" w:hAnsiTheme="majorHAnsi"/>
        </w:rPr>
        <w:t xml:space="preserve"> recruited in a time window that spans only a few seconds, and membrane scission occurs when the invagination is about 140nm long, </w:t>
      </w:r>
      <w:r w:rsidR="00E104CE">
        <w:rPr>
          <w:rFonts w:asciiTheme="majorHAnsi" w:hAnsiTheme="majorHAnsi"/>
        </w:rPr>
        <w:t xml:space="preserve">indicating tight regulation of this transition </w:t>
      </w:r>
      <w:commentRangeEnd w:id="47"/>
      <w:r w:rsidR="00433C5F">
        <w:rPr>
          <w:rStyle w:val="CommentReference"/>
        </w:rPr>
        <w:commentReference w:id="47"/>
      </w:r>
      <w:r w:rsidR="002B224C">
        <w:rPr>
          <w:rFonts w:asciiTheme="majorHAnsi" w:hAnsiTheme="majorHAnsi"/>
        </w:rPr>
        <w:fldChar w:fldCharType="begin" w:fldLock="1"/>
      </w:r>
      <w:r w:rsidR="007F11FE">
        <w:rPr>
          <w:rFonts w:asciiTheme="majorHAnsi" w:hAnsiTheme="majorHAnsi"/>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F11FE">
        <w:rPr>
          <w:rFonts w:ascii="MS Mincho" w:eastAsia="MS Mincho" w:hAnsi="MS Mincho" w:cs="MS Mincho"/>
        </w:rPr>
        <w:instrText>∼</w:instrText>
      </w:r>
      <w:r w:rsidR="007F11FE">
        <w:rPr>
          <w:rFonts w:asciiTheme="majorHAnsi" w:hAnsiTheme="majorHAnsi"/>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lt;sup&gt;30,34&lt;/sup&gt;","plainTextFormattedCitation":"30,34","previouslyFormattedCitation":"&lt;sup&gt;30,34&lt;/sup&gt;"},"properties":{"noteIndex":0},"schema":"https://github.com/citation-style-language/schema/raw/master/csl-citation.json"}</w:instrText>
      </w:r>
      <w:r w:rsidR="002B224C">
        <w:rPr>
          <w:rFonts w:asciiTheme="majorHAnsi" w:hAnsiTheme="majorHAnsi"/>
        </w:rPr>
        <w:fldChar w:fldCharType="separate"/>
      </w:r>
      <w:r w:rsidR="007F11FE" w:rsidRPr="007F11FE">
        <w:rPr>
          <w:rFonts w:asciiTheme="majorHAnsi" w:hAnsiTheme="majorHAnsi"/>
          <w:noProof/>
          <w:vertAlign w:val="superscript"/>
        </w:rPr>
        <w:t>30,34</w:t>
      </w:r>
      <w:r w:rsidR="002B224C">
        <w:rPr>
          <w:rFonts w:asciiTheme="majorHAnsi" w:hAnsiTheme="majorHAnsi"/>
        </w:rPr>
        <w:fldChar w:fldCharType="end"/>
      </w:r>
      <w:r w:rsidR="00025D2D">
        <w:rPr>
          <w:rFonts w:asciiTheme="majorHAnsi" w:hAnsiTheme="majorHAnsi"/>
        </w:rPr>
        <w:t xml:space="preserve">. </w:t>
      </w:r>
      <w:commentRangeStart w:id="48"/>
      <w:r>
        <w:rPr>
          <w:rFonts w:asciiTheme="majorHAnsi" w:hAnsiTheme="majorHAnsi"/>
        </w:rPr>
        <w:t xml:space="preserve">Coat proteins and the actin network are rapidly disassembled by phosphorylation and dephosphorylation of the components.  </w:t>
      </w:r>
      <w:commentRangeEnd w:id="48"/>
      <w:r w:rsidR="006777F1">
        <w:rPr>
          <w:rStyle w:val="CommentReference"/>
        </w:rPr>
        <w:commentReference w:id="48"/>
      </w:r>
      <w:r w:rsidR="002B4239">
        <w:rPr>
          <w:rFonts w:asciiTheme="majorHAnsi" w:hAnsiTheme="majorHAnsi"/>
        </w:rPr>
        <w:t>What actually regulates scission in yeast is not yet determined (see /ref{yeast_scission})</w:t>
      </w:r>
    </w:p>
    <w:p w14:paraId="1DD0054A" w14:textId="12ECE237" w:rsidR="00D319A9" w:rsidRDefault="00E91526" w:rsidP="00E91526">
      <w:pPr>
        <w:ind w:left="426"/>
        <w:jc w:val="center"/>
        <w:rPr>
          <w:rFonts w:asciiTheme="majorHAnsi" w:hAnsiTheme="majorHAnsi"/>
        </w:rPr>
      </w:pPr>
      <w:r>
        <w:rPr>
          <w:rFonts w:asciiTheme="majorHAnsi" w:hAnsiTheme="majorHAnsi"/>
          <w:noProof/>
          <w:lang w:val="en-GB" w:eastAsia="en-GB"/>
        </w:rPr>
        <w:drawing>
          <wp:inline distT="0" distB="0" distL="0" distR="0" wp14:anchorId="34FE27F5" wp14:editId="25A290D3">
            <wp:extent cx="4937760" cy="2550160"/>
            <wp:effectExtent l="0" t="0" r="0" b="0"/>
            <wp:docPr id="6" name="Picture 6" descr="../../figures/fig4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fig4_screen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270" cy="2550423"/>
                    </a:xfrm>
                    <a:prstGeom prst="rect">
                      <a:avLst/>
                    </a:prstGeom>
                    <a:noFill/>
                    <a:ln>
                      <a:noFill/>
                    </a:ln>
                  </pic:spPr>
                </pic:pic>
              </a:graphicData>
            </a:graphic>
          </wp:inline>
        </w:drawing>
      </w:r>
    </w:p>
    <w:p w14:paraId="5067B1B0" w14:textId="77777777" w:rsidR="00D319A9" w:rsidRDefault="00D319A9" w:rsidP="00573723">
      <w:pPr>
        <w:ind w:left="426"/>
        <w:rPr>
          <w:rFonts w:asciiTheme="majorHAnsi" w:hAnsiTheme="majorHAnsi"/>
        </w:rPr>
      </w:pPr>
    </w:p>
    <w:p w14:paraId="783AA5AC" w14:textId="459F3D9B" w:rsidR="00515844" w:rsidRDefault="00003C11" w:rsidP="00515844">
      <w:pPr>
        <w:ind w:left="1276"/>
        <w:rPr>
          <w:rFonts w:asciiTheme="majorHAnsi" w:hAnsiTheme="majorHAnsi"/>
          <w:b/>
          <w:sz w:val="20"/>
          <w:szCs w:val="20"/>
        </w:rPr>
      </w:pPr>
      <w:r w:rsidRPr="00003C11">
        <w:rPr>
          <w:rFonts w:asciiTheme="majorHAnsi" w:hAnsiTheme="majorHAnsi"/>
          <w:b/>
          <w:sz w:val="20"/>
          <w:szCs w:val="20"/>
        </w:rPr>
        <w:t>Fig</w:t>
      </w:r>
      <w:r w:rsidR="004000AD">
        <w:rPr>
          <w:rFonts w:asciiTheme="majorHAnsi" w:hAnsiTheme="majorHAnsi"/>
          <w:b/>
          <w:sz w:val="20"/>
          <w:szCs w:val="20"/>
        </w:rPr>
        <w:t>4</w:t>
      </w:r>
      <w:r w:rsidRPr="00003C11">
        <w:rPr>
          <w:rFonts w:asciiTheme="majorHAnsi" w:hAnsiTheme="majorHAnsi"/>
          <w:b/>
          <w:sz w:val="20"/>
          <w:szCs w:val="20"/>
        </w:rPr>
        <w:t xml:space="preserve">: </w:t>
      </w:r>
      <w:r w:rsidR="00515844">
        <w:rPr>
          <w:rFonts w:asciiTheme="majorHAnsi" w:hAnsiTheme="majorHAnsi"/>
          <w:b/>
          <w:sz w:val="20"/>
          <w:szCs w:val="20"/>
        </w:rPr>
        <w:t>Sterotypicity of yeast endocytosis allows a</w:t>
      </w:r>
      <w:r w:rsidRPr="00003C11">
        <w:rPr>
          <w:rFonts w:asciiTheme="majorHAnsi" w:hAnsiTheme="majorHAnsi"/>
          <w:b/>
          <w:sz w:val="20"/>
          <w:szCs w:val="20"/>
        </w:rPr>
        <w:t>verag</w:t>
      </w:r>
      <w:r w:rsidR="00515844">
        <w:rPr>
          <w:rFonts w:asciiTheme="majorHAnsi" w:hAnsiTheme="majorHAnsi"/>
          <w:b/>
          <w:sz w:val="20"/>
          <w:szCs w:val="20"/>
        </w:rPr>
        <w:t>ing of</w:t>
      </w:r>
      <w:r w:rsidRPr="00003C11">
        <w:rPr>
          <w:rFonts w:asciiTheme="majorHAnsi" w:hAnsiTheme="majorHAnsi"/>
          <w:b/>
          <w:sz w:val="20"/>
          <w:szCs w:val="20"/>
        </w:rPr>
        <w:t xml:space="preserve"> centroids of GFP</w:t>
      </w:r>
      <w:r w:rsidR="00B34964">
        <w:rPr>
          <w:rFonts w:asciiTheme="majorHAnsi" w:hAnsiTheme="majorHAnsi"/>
          <w:b/>
          <w:sz w:val="20"/>
          <w:szCs w:val="20"/>
        </w:rPr>
        <w:t>-</w:t>
      </w:r>
      <w:r w:rsidRPr="00003C11">
        <w:rPr>
          <w:rFonts w:asciiTheme="majorHAnsi" w:hAnsiTheme="majorHAnsi"/>
          <w:b/>
          <w:sz w:val="20"/>
          <w:szCs w:val="20"/>
        </w:rPr>
        <w:t xml:space="preserve">tagged endocytic proteins </w:t>
      </w:r>
    </w:p>
    <w:p w14:paraId="5F07DF33" w14:textId="6264DC4B" w:rsidR="003B02CB" w:rsidRPr="000C288A" w:rsidRDefault="008C38F3" w:rsidP="00515844">
      <w:pPr>
        <w:ind w:left="1276"/>
        <w:rPr>
          <w:rFonts w:asciiTheme="majorHAnsi" w:hAnsiTheme="majorHAnsi"/>
          <w:b/>
          <w:sz w:val="20"/>
          <w:szCs w:val="20"/>
        </w:rPr>
      </w:pPr>
      <w:r>
        <w:rPr>
          <w:rFonts w:asciiTheme="majorHAnsi" w:hAnsiTheme="majorHAnsi"/>
          <w:b/>
          <w:sz w:val="20"/>
          <w:szCs w:val="20"/>
        </w:rPr>
        <w:t>t</w:t>
      </w:r>
      <w:r w:rsidR="00287527">
        <w:rPr>
          <w:rFonts w:asciiTheme="majorHAnsi" w:hAnsiTheme="majorHAnsi"/>
          <w:b/>
          <w:sz w:val="20"/>
          <w:szCs w:val="20"/>
        </w:rPr>
        <w:t xml:space="preserve">hat </w:t>
      </w:r>
      <w:r w:rsidR="00003C11" w:rsidRPr="00003C11">
        <w:rPr>
          <w:rFonts w:asciiTheme="majorHAnsi" w:hAnsiTheme="majorHAnsi"/>
          <w:b/>
          <w:sz w:val="20"/>
          <w:szCs w:val="20"/>
        </w:rPr>
        <w:t xml:space="preserve">are tracked as they move away from the plasma </w:t>
      </w:r>
      <w:commentRangeStart w:id="49"/>
      <w:r w:rsidR="00003C11" w:rsidRPr="00003C11">
        <w:rPr>
          <w:rFonts w:asciiTheme="majorHAnsi" w:hAnsiTheme="majorHAnsi"/>
          <w:b/>
          <w:sz w:val="20"/>
          <w:szCs w:val="20"/>
        </w:rPr>
        <w:t>membrane</w:t>
      </w:r>
      <w:commentRangeEnd w:id="49"/>
      <w:r w:rsidR="00CE7128">
        <w:rPr>
          <w:rStyle w:val="CommentReference"/>
        </w:rPr>
        <w:commentReference w:id="49"/>
      </w:r>
      <w:r w:rsidR="00B34964">
        <w:rPr>
          <w:rFonts w:asciiTheme="majorHAnsi" w:hAnsiTheme="majorHAnsi"/>
          <w:b/>
          <w:sz w:val="20"/>
          <w:szCs w:val="20"/>
        </w:rPr>
        <w:t>.</w:t>
      </w:r>
    </w:p>
    <w:p w14:paraId="7C54CAE9" w14:textId="77777777" w:rsidR="006C4DA5" w:rsidRDefault="006C4DA5" w:rsidP="003B02CB">
      <w:pPr>
        <w:rPr>
          <w:rFonts w:asciiTheme="majorHAnsi" w:hAnsiTheme="majorHAnsi"/>
          <w:b/>
        </w:rPr>
      </w:pPr>
    </w:p>
    <w:p w14:paraId="4DD4B97F" w14:textId="12BB1FF4" w:rsidR="003B02CB" w:rsidRPr="001A6DFD" w:rsidRDefault="003B02CB" w:rsidP="003C6CA7">
      <w:pPr>
        <w:outlineLvl w:val="0"/>
        <w:rPr>
          <w:rFonts w:asciiTheme="majorHAnsi" w:hAnsiTheme="majorHAnsi"/>
          <w:b/>
        </w:rPr>
      </w:pPr>
      <w:r w:rsidRPr="008E38A4">
        <w:rPr>
          <w:rFonts w:asciiTheme="majorHAnsi" w:hAnsiTheme="majorHAnsi"/>
          <w:b/>
        </w:rPr>
        <w:t>Membrane scission in mammalian cells</w:t>
      </w:r>
      <w:r w:rsidR="00FE460C" w:rsidRPr="008E38A4">
        <w:rPr>
          <w:rFonts w:asciiTheme="majorHAnsi" w:hAnsiTheme="majorHAnsi"/>
          <w:b/>
        </w:rPr>
        <w:t xml:space="preserve">. </w:t>
      </w:r>
    </w:p>
    <w:p w14:paraId="6F71208C" w14:textId="3F8387FD" w:rsidR="008E38A4" w:rsidRPr="003B02CB" w:rsidRDefault="008E38A4" w:rsidP="003C6CA7">
      <w:pPr>
        <w:outlineLvl w:val="0"/>
        <w:rPr>
          <w:rFonts w:asciiTheme="majorHAnsi" w:hAnsiTheme="majorHAnsi"/>
        </w:rPr>
      </w:pPr>
      <w:r w:rsidRPr="008E38A4">
        <w:rPr>
          <w:rFonts w:asciiTheme="majorHAnsi" w:hAnsiTheme="majorHAnsi"/>
        </w:rPr>
        <w:t>Scission is dependent on dynamin</w:t>
      </w:r>
    </w:p>
    <w:p w14:paraId="74DD170C" w14:textId="6F9E9178" w:rsidR="003B02CB" w:rsidRDefault="00FE460C" w:rsidP="003B02CB">
      <w:pPr>
        <w:widowControl w:val="0"/>
        <w:autoSpaceDE w:val="0"/>
        <w:autoSpaceDN w:val="0"/>
        <w:adjustRightInd w:val="0"/>
        <w:spacing w:after="240" w:line="260" w:lineRule="atLeast"/>
        <w:rPr>
          <w:rFonts w:asciiTheme="majorHAnsi" w:hAnsiTheme="majorHAnsi"/>
        </w:rPr>
      </w:pPr>
      <w:r>
        <w:rPr>
          <w:rFonts w:asciiTheme="majorHAnsi" w:hAnsiTheme="majorHAnsi"/>
          <w:lang w:val="en-GB"/>
        </w:rPr>
        <w:t>In mammalian cells,</w:t>
      </w:r>
      <w:r w:rsidR="003B02CB" w:rsidRPr="003B02CB">
        <w:rPr>
          <w:rFonts w:asciiTheme="majorHAnsi" w:hAnsiTheme="majorHAnsi"/>
          <w:lang w:val="en-GB"/>
        </w:rPr>
        <w:t xml:space="preserve"> membrane scission</w:t>
      </w:r>
      <w:r>
        <w:rPr>
          <w:rFonts w:asciiTheme="majorHAnsi" w:hAnsiTheme="majorHAnsi"/>
          <w:lang w:val="en-GB"/>
        </w:rPr>
        <w:t xml:space="preserve"> in endocytosis</w:t>
      </w:r>
      <w:r w:rsidR="003B02CB" w:rsidRPr="003B02CB">
        <w:rPr>
          <w:rFonts w:asciiTheme="majorHAnsi" w:hAnsiTheme="majorHAnsi"/>
          <w:lang w:val="en-GB"/>
        </w:rPr>
        <w:t xml:space="preserve"> is </w:t>
      </w:r>
      <w:r w:rsidR="00F02C14">
        <w:rPr>
          <w:rFonts w:asciiTheme="majorHAnsi" w:hAnsiTheme="majorHAnsi"/>
          <w:lang w:val="en-GB"/>
        </w:rPr>
        <w:t>primaril</w:t>
      </w:r>
      <w:r w:rsidR="00E37709">
        <w:rPr>
          <w:rFonts w:asciiTheme="majorHAnsi" w:hAnsiTheme="majorHAnsi"/>
          <w:lang w:val="en-GB"/>
        </w:rPr>
        <w:t xml:space="preserve">y </w:t>
      </w:r>
      <w:r w:rsidR="003B02CB" w:rsidRPr="003B02CB">
        <w:rPr>
          <w:rFonts w:asciiTheme="majorHAnsi" w:hAnsiTheme="majorHAnsi"/>
          <w:lang w:val="en-GB"/>
        </w:rPr>
        <w:t xml:space="preserve">effected by </w:t>
      </w:r>
      <w:r w:rsidR="003B02CB" w:rsidRPr="003B02CB">
        <w:rPr>
          <w:rFonts w:asciiTheme="majorHAnsi" w:hAnsiTheme="majorHAnsi"/>
        </w:rPr>
        <w:t>the GTPase dynami</w:t>
      </w:r>
      <w:r w:rsidR="00E37709">
        <w:rPr>
          <w:rFonts w:asciiTheme="majorHAnsi" w:hAnsiTheme="majorHAnsi"/>
        </w:rPr>
        <w:t>n</w:t>
      </w:r>
      <w:r w:rsidR="00E37709">
        <w:rPr>
          <w:rFonts w:asciiTheme="majorHAnsi" w:hAnsiTheme="majorHAnsi"/>
          <w:lang w:val="en-GB"/>
        </w:rPr>
        <w:t>.</w:t>
      </w:r>
      <w:r w:rsidR="003B02CB" w:rsidRPr="003B02CB">
        <w:rPr>
          <w:rFonts w:asciiTheme="majorHAnsi" w:hAnsiTheme="majorHAnsi"/>
          <w:lang w:val="en-GB"/>
        </w:rPr>
        <w:t xml:space="preserve"> Dynamin was discovered </w:t>
      </w:r>
      <w:r w:rsidR="003B02CB" w:rsidRPr="003B02CB">
        <w:rPr>
          <w:rFonts w:asciiTheme="majorHAnsi" w:hAnsiTheme="majorHAnsi" w:cs="Times"/>
          <w:color w:val="000000"/>
          <w:lang w:val="en-GB"/>
        </w:rPr>
        <w:t>as a microtubule interacting protein</w:t>
      </w:r>
      <w:r w:rsidR="003B02CB" w:rsidRPr="003B02CB">
        <w:rPr>
          <w:rFonts w:asciiTheme="majorHAnsi" w:hAnsiTheme="majorHAnsi" w:cs="Times"/>
          <w:color w:val="000000"/>
        </w:rPr>
        <w:t xml:space="preserve"> </w:t>
      </w:r>
      <w:r w:rsidR="003B02CB" w:rsidRPr="003B02CB">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{"citationItems":[{"id":"ITEM-1","itemData":{"DOI":"10.1016/0092-8674(89)90027-5","ISSN":"0092-8674","PMID":"2529977","abstract":"We report that calf brain microtubules prepared without nucleotide contain, in addition to kinesin and dynein, a polypeptide of 100 kd that could be dissociated by nucleotide. The protein was selectively extracted from microtubules using a combination of GTP and AMP-PNP. The extract contained microtubule-stimulated (6-fold) MgATPase activity that partitioned into two components upon further purification: the 100 kd polypeptide and a soluble activating fraction. The 100 kd protein induced microtubules to form hexagonally packed bundles containing periodic cross bridges spaced 13 nm apart. In the presence of ATP and the activating fraction, bundles fragmented, elongated, and exhibited other behavior indicative of sliding between microtubules. These findings indicate that the 100 kd protein is part of a novel mechanochemical enzyme, which we term \"dynamin\", that may mediate microtubule sliding in vivo.","author":[{"dropping-particle":"","family":"Shpetner","given":"H S","non-dropping-particle":"","parse-names":false,"suffix":""},{"dropping-particle":"","family":"Vallee","given":"R B","non-dropping-particle":"","parse-names":false,"suffix":""}],"container-title":"Cell","id":"ITEM-1","issue":"3","issued":{"date-parts":[["1989","11","3"]]},"page":"421-32","publisher":"Elsevier","title":"Identification of dynamin, a novel mechanochemical enzyme that mediates interactions between microtubules.","type":"article-journal","volume":"59"},"uris":["http://www.mendeley.com/documents/?uuid=1756e188-7df5-330d-8424-bb5aea0d92d5"]}],"mendeley":{"formattedCitation":"&lt;sup&gt;46&lt;/sup&gt;","plainTextFormattedCitation":"46","previouslyFormattedCitation":"&lt;sup&gt;46&lt;/sup&gt;"},"properties":{"noteIndex":0},"schema":"https://github.com/citation-style-language/schema/raw/master/csl-citation.json"}</w:instrText>
      </w:r>
      <w:r w:rsidR="003B02CB" w:rsidRPr="003B02CB">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46</w:t>
      </w:r>
      <w:r w:rsidR="003B02CB" w:rsidRPr="003B02CB">
        <w:rPr>
          <w:rFonts w:asciiTheme="majorHAnsi" w:hAnsiTheme="majorHAnsi" w:cs="Times"/>
          <w:color w:val="000000"/>
        </w:rPr>
        <w:fldChar w:fldCharType="end"/>
      </w:r>
      <w:r w:rsidR="003B02CB" w:rsidRPr="003B02CB">
        <w:rPr>
          <w:rFonts w:asciiTheme="majorHAnsi" w:hAnsiTheme="majorHAnsi"/>
          <w:lang w:val="en-GB"/>
        </w:rPr>
        <w:t xml:space="preserve">, and since has been shown to have a pivotal role in membrane </w:t>
      </w:r>
      <w:commentRangeStart w:id="50"/>
      <w:r w:rsidR="003B02CB" w:rsidRPr="003B02CB">
        <w:rPr>
          <w:rFonts w:asciiTheme="majorHAnsi" w:hAnsiTheme="majorHAnsi"/>
          <w:lang w:val="en-GB"/>
        </w:rPr>
        <w:t>scission and fission</w:t>
      </w:r>
      <w:commentRangeEnd w:id="50"/>
      <w:r w:rsidR="008318E7">
        <w:rPr>
          <w:rStyle w:val="CommentReference"/>
        </w:rPr>
        <w:commentReference w:id="50"/>
      </w:r>
      <w:r>
        <w:rPr>
          <w:rFonts w:asciiTheme="majorHAnsi" w:hAnsiTheme="majorHAnsi"/>
          <w:lang w:val="en-GB"/>
        </w:rPr>
        <w:t xml:space="preserve"> at many different organelles</w:t>
      </w:r>
      <w:r w:rsidR="003B02CB" w:rsidRPr="003B02CB">
        <w:rPr>
          <w:rFonts w:asciiTheme="majorHAnsi" w:hAnsiTheme="majorHAnsi"/>
          <w:lang w:val="en-GB"/>
        </w:rPr>
        <w:t xml:space="preserve"> across the cell. </w:t>
      </w:r>
      <w:r w:rsidR="007F2620">
        <w:rPr>
          <w:rFonts w:asciiTheme="majorHAnsi" w:hAnsiTheme="majorHAnsi"/>
          <w:lang w:val="en-GB"/>
        </w:rPr>
        <w:t>The importance</w:t>
      </w:r>
      <w:r w:rsidR="003B02CB" w:rsidRPr="003B02CB">
        <w:rPr>
          <w:rFonts w:asciiTheme="majorHAnsi" w:hAnsiTheme="majorHAnsi"/>
        </w:rPr>
        <w:t xml:space="preserve"> of </w:t>
      </w:r>
      <w:r w:rsidR="000617AE">
        <w:rPr>
          <w:rFonts w:asciiTheme="majorHAnsi" w:hAnsiTheme="majorHAnsi"/>
        </w:rPr>
        <w:t>d</w:t>
      </w:r>
      <w:r w:rsidR="003B02CB" w:rsidRPr="003B02CB">
        <w:rPr>
          <w:rFonts w:asciiTheme="majorHAnsi" w:hAnsiTheme="majorHAnsi"/>
        </w:rPr>
        <w:t>ynamin</w:t>
      </w:r>
      <w:r w:rsidR="003B02CB" w:rsidRPr="003B02CB">
        <w:rPr>
          <w:rFonts w:asciiTheme="majorHAnsi" w:hAnsiTheme="majorHAnsi"/>
          <w:lang w:val="en-GB"/>
        </w:rPr>
        <w:t xml:space="preserve"> </w:t>
      </w:r>
      <w:r w:rsidR="00262CB0">
        <w:rPr>
          <w:rFonts w:asciiTheme="majorHAnsi" w:hAnsiTheme="majorHAnsi"/>
          <w:lang w:val="en-GB"/>
        </w:rPr>
        <w:t xml:space="preserve">in endocytosis </w:t>
      </w:r>
      <w:r w:rsidR="003B02CB" w:rsidRPr="003B02CB">
        <w:rPr>
          <w:rFonts w:asciiTheme="majorHAnsi" w:hAnsiTheme="majorHAnsi"/>
        </w:rPr>
        <w:t>was demonstrated in a</w:t>
      </w:r>
      <w:r w:rsidR="003B02CB" w:rsidRPr="003B02CB">
        <w:rPr>
          <w:rFonts w:asciiTheme="majorHAnsi" w:hAnsiTheme="majorHAnsi"/>
          <w:lang w:val="en-GB"/>
        </w:rPr>
        <w:t xml:space="preserve"> </w:t>
      </w:r>
      <w:r w:rsidR="003B02CB" w:rsidRPr="003B02CB">
        <w:rPr>
          <w:rFonts w:asciiTheme="majorHAnsi" w:hAnsiTheme="majorHAnsi"/>
        </w:rPr>
        <w:t>temperature sensitive mutant of the</w:t>
      </w:r>
      <w:r w:rsidR="003B02CB" w:rsidRPr="003B02CB">
        <w:rPr>
          <w:rFonts w:asciiTheme="majorHAnsi" w:hAnsiTheme="majorHAnsi"/>
          <w:lang w:val="en-GB"/>
        </w:rPr>
        <w:t xml:space="preserve"> </w:t>
      </w:r>
      <w:r w:rsidR="003B02CB" w:rsidRPr="003B02CB">
        <w:rPr>
          <w:rFonts w:asciiTheme="majorHAnsi" w:hAnsiTheme="majorHAnsi"/>
        </w:rPr>
        <w:t xml:space="preserve">Drosophila </w:t>
      </w:r>
      <w:r w:rsidR="003B02CB" w:rsidRPr="003B02CB">
        <w:rPr>
          <w:rFonts w:asciiTheme="majorHAnsi" w:hAnsiTheme="majorHAnsi"/>
          <w:lang w:val="en-GB"/>
        </w:rPr>
        <w:t xml:space="preserve">shibire </w:t>
      </w:r>
      <w:r w:rsidR="003B02CB" w:rsidRPr="003B02CB">
        <w:rPr>
          <w:rFonts w:asciiTheme="majorHAnsi" w:hAnsiTheme="majorHAnsi"/>
        </w:rPr>
        <w:t xml:space="preserve">gene, which results in paralysis of flies at the non-permissive </w:t>
      </w:r>
      <w:r w:rsidR="003B02CB" w:rsidRPr="003B02CB">
        <w:rPr>
          <w:rFonts w:asciiTheme="majorHAnsi" w:hAnsiTheme="majorHAnsi"/>
          <w:lang w:val="en-GB"/>
        </w:rPr>
        <w:t>temperature</w:t>
      </w:r>
      <w:r w:rsidR="000617AE">
        <w:rPr>
          <w:rFonts w:asciiTheme="majorHAnsi" w:hAnsiTheme="majorHAnsi"/>
        </w:rPr>
        <w:t>. These flies</w:t>
      </w:r>
      <w:r w:rsidR="000617AE">
        <w:rPr>
          <w:rFonts w:asciiTheme="majorHAnsi" w:hAnsiTheme="majorHAnsi"/>
          <w:lang w:val="en-GB"/>
        </w:rPr>
        <w:t xml:space="preserve"> fail</w:t>
      </w:r>
      <w:r w:rsidR="003B02CB" w:rsidRPr="003B02CB">
        <w:rPr>
          <w:rFonts w:asciiTheme="majorHAnsi" w:hAnsiTheme="majorHAnsi"/>
          <w:lang w:val="en-GB"/>
        </w:rPr>
        <w:t xml:space="preserve"> to form synaptic vesicles</w:t>
      </w:r>
      <w:r w:rsidR="003B02CB" w:rsidRPr="003B02CB">
        <w:rPr>
          <w:rFonts w:asciiTheme="majorHAnsi" w:hAnsiTheme="majorHAnsi"/>
        </w:rPr>
        <w:t xml:space="preserve"> </w:t>
      </w:r>
      <w:r w:rsidR="003B02CB" w:rsidRPr="003B02CB">
        <w:rPr>
          <w:rFonts w:asciiTheme="majorHAnsi" w:hAnsiTheme="majorHAnsi"/>
          <w:lang w:val="en-GB"/>
        </w:rPr>
        <w:fldChar w:fldCharType="begin" w:fldLock="1"/>
      </w:r>
      <w:r w:rsidR="00E97BC1">
        <w:rPr>
          <w:rFonts w:asciiTheme="majorHAnsi" w:hAnsiTheme="majorHAnsi"/>
        </w:rPr>
        <w:instrText>ADDIN CSL_CITATION {"citationItems":[{"id":"ITEM-1","itemData":{"abstract":"Improved methods for rearing and screening large numbers of flies permitted the recovery of 10 mutations exhibiting a reversible temperature-dependent adult paralysis among 1.1 × 106 flies tested. Of the 10 mutations, two were allelie to fara ts, two were alleles in a new locus, stoned (stn), and six fell into a third area, the shibire (shi) locus. Several of the shi alleles cause embryonic, larval and adult paralysis at 29 ° C as well as structural anomalies of various tissues. In addition to the ts mutations, several non-conditional mutations affecting adult movement were recovered.","author":[{"dropping-particle":"","family":"Grigliatti","given":"Thomas A","non-dropping-particle":"","parse-names":false,"suffix":""},{"dropping-particle":"","family":"Hall","given":"Linda","non-dropping-particle":"","parse-names":false,"suffix":""},{"dropping-particle":"","family":"Rosenbluth","given":"Raja","non-dropping-particle":"","parse-names":false,"suffix":""},{"dropping-particle":"","family":"Suzuki","given":"David T","non-dropping-particle":"","parse-names":false,"suffix":""}],"container-title":"Molec. gen. Genet","id":"ITEM-1","issued":{"date-parts":[["1973"]]},"page":"107-114","title":"Temperature-Sensitive Mutations in Drosophila melanogaster XIV. A Selection of Immobile Adults *","type":"article-journal","volume":"120"},"uris":["http://www.mendeley.com/documents/?uuid=8ba4fc69-4daf-308e-877c-fe9edef4d102"]},{"id":"ITEM-2","itemData":{"DOI":"10.1083/JCB.81.3.520","ISSN":"0021-9525","PMID":"110817","abstract":"In this study we report a relationship between the ultrastruct of the neuromuscular junctions of tibial muscles and the temperature-induced paralysis in shibire flies. There is a decrease in the number of synaptic vesicles of neuromuscular junctions in flies which are held at or above 29 degrees. Shortly after return to 22 degrees C, the synaptic vesicles are again present in large numbers. Prior treatment with tetrodotoxin or barbiturate protects the junctions from the temperature change in morphology.","author":[{"dropping-particle":"","family":"Poodry","given":"C A","non-dropping-particle":"","parse-names":false,"suffix":""},{"dropping-particle":"","family":"Edgar","given":"L","non-dropping-particle":"","parse-names":false,"suffix":""}],"container-title":"The Journal of cell biology","id":"ITEM-2","issue":"3","issued":{"date-parts":[["1979","6","1"]]},"page":"520-7","publisher":"Rockefeller University Press","title":"Reversible alteration  in the neuromuscular junctions of Drosophila melanogaster bearing a temperature-sensitive mutation, shibire.","type":"article-journal","volume":"81"},"uris":["http://www.mendeley.com/documents/?uuid=83ef8536-75af-3b25-a86a-b833c014f521"]},{"id":"ITEM-3","itemData":{"DOI":"10.1038/351411a0","ISSN":"0028-0836","author":[{"dropping-particle":"","family":"Bliek","given":"Alexander M.","non-dropping-particle":"van der","parse-names":false,"suffix":""},{"dropping-particle":"","family":"Meyerowrtz","given":"Elliot M.","non-dropping-particle":"","parse-names":false,"suffix":""}],"container-title":"Nature","id":"ITEM-3","issue":"6325","issued":{"date-parts":[["1991","5","30"]]},"page":"411-414","title":"Dynamin-like protein encoded by the Drosophila shibire gene associated with vesicular traffic","type":"article-journal","volume":"351"},"uris":["http://www.mendeley.com/documents/?uuid=842e1176-2e70-3181-b7fd-e5d37d582a93"]}],"mendeley":{"formattedCitation":"&lt;sup&gt;47–49&lt;/sup&gt;","plainTextFormattedCitation":"47–49","previouslyFormattedCitation":"&lt;sup&gt;47–49&lt;/sup&gt;"},"properties":{"noteIndex":0},"schema":"https://github.com/citation-style-language/schema/raw/master/csl-citation.json"}</w:instrText>
      </w:r>
      <w:r w:rsidR="003B02CB" w:rsidRPr="003B02CB">
        <w:rPr>
          <w:rFonts w:asciiTheme="majorHAnsi" w:hAnsiTheme="majorHAnsi"/>
          <w:lang w:val="en-GB"/>
        </w:rPr>
        <w:fldChar w:fldCharType="separate"/>
      </w:r>
      <w:r w:rsidR="00036B68" w:rsidRPr="00036B68">
        <w:rPr>
          <w:rFonts w:asciiTheme="majorHAnsi" w:hAnsiTheme="majorHAnsi"/>
          <w:noProof/>
          <w:vertAlign w:val="superscript"/>
          <w:lang w:val="en-GB"/>
        </w:rPr>
        <w:t>47–49</w:t>
      </w:r>
      <w:r w:rsidR="003B02CB" w:rsidRPr="003B02CB">
        <w:rPr>
          <w:rFonts w:asciiTheme="majorHAnsi" w:hAnsiTheme="majorHAnsi"/>
          <w:lang w:val="en-GB"/>
        </w:rPr>
        <w:fldChar w:fldCharType="end"/>
      </w:r>
      <w:r w:rsidR="003B02CB" w:rsidRPr="003B02CB">
        <w:rPr>
          <w:rFonts w:asciiTheme="majorHAnsi" w:hAnsiTheme="majorHAnsi"/>
          <w:lang w:val="en-GB"/>
        </w:rPr>
        <w:t>.</w:t>
      </w:r>
      <w:r w:rsidR="003B02CB" w:rsidRPr="003B02CB">
        <w:rPr>
          <w:rFonts w:asciiTheme="majorHAnsi" w:hAnsiTheme="majorHAnsi"/>
        </w:rPr>
        <w:t xml:space="preserve"> Shibire</w:t>
      </w:r>
      <w:r w:rsidR="003B02CB" w:rsidRPr="003B02CB">
        <w:rPr>
          <w:rFonts w:asciiTheme="majorHAnsi" w:hAnsiTheme="majorHAnsi"/>
          <w:lang w:val="en-GB"/>
        </w:rPr>
        <w:t xml:space="preserve"> codes mul</w:t>
      </w:r>
      <w:r w:rsidR="003B02CB" w:rsidRPr="003B02CB">
        <w:rPr>
          <w:rFonts w:asciiTheme="majorHAnsi" w:hAnsiTheme="majorHAnsi"/>
        </w:rPr>
        <w:t>tiple isoforms of dynamin</w:t>
      </w:r>
      <w:r w:rsidR="003B02CB" w:rsidRPr="003B02CB">
        <w:rPr>
          <w:rFonts w:asciiTheme="majorHAnsi" w:hAnsiTheme="majorHAnsi"/>
          <w:lang w:val="en-GB"/>
        </w:rPr>
        <w:t xml:space="preserve"> that are differentially expressed across the organism</w:t>
      </w:r>
      <w:r w:rsidR="003B02CB" w:rsidRPr="003B02CB">
        <w:rPr>
          <w:rFonts w:asciiTheme="majorHAnsi" w:hAnsiTheme="majorHAnsi"/>
        </w:rPr>
        <w:t xml:space="preserve"> </w:t>
      </w:r>
      <w:r w:rsidR="003B02CB" w:rsidRPr="003B02CB">
        <w:rPr>
          <w:rFonts w:asciiTheme="majorHAnsi" w:hAnsiTheme="majorHAnsi"/>
        </w:rPr>
        <w:fldChar w:fldCharType="begin" w:fldLock="1"/>
      </w:r>
      <w:r w:rsidR="00E97BC1">
        <w:rPr>
          <w:rFonts w:asciiTheme="majorHAnsi" w:hAnsiTheme="majorHAnsi"/>
        </w:rPr>
        <w:instrText>ADDIN CSL_CITATION {"citationItems":[{"id":"ITEM-1","itemData":{"DOI":"10.1038/351583a0","ISSN":"0028-0836","author":[{"dropping-particle":"","family":"Chen","given":"Maio S.","non-dropping-particle":"","parse-names":false,"suffix":""},{"dropping-particle":"","family":"Obar","given":"Robert A.","non-dropping-particle":"","parse-names":false,"suffix":""},{"dropping-particle":"","family":"Schroeder","given":"Christopher C.","non-dropping-particle":"","parse-names":false,"suffix":""},{"dropping-particle":"","family":"Austin","given":"Timothy W.","non-dropping-particle":"","parse-names":false,"suffix":""},{"dropping-particle":"","family":"Poodry","given":"Clifton A.","non-dropping-particle":"","parse-names":false,"suffix":""},{"dropping-particle":"","family":"Wadsworth","given":"Samuel C.","non-dropping-particle":"","parse-names":false,"suffix":""},{"dropping-particle":"","family":"Vallee","given":"Richard B.","non-dropping-particle":"","parse-names":false,"suffix":""}],"container-title":"Nature","id":"ITEM-1","issue":"6327","issued":{"date-parts":[["1991","6","13"]]},"page":"583-586","publisher":"Nature Publishing Group","title":"Multiple forms of dynamin are encoded by shibire, a Drosophila gene involved in endocytosis","type":"article-journal","volume":"351"},"uris":["http://www.mendeley.com/documents/?uuid=ba592a54-5b31-3cf2-9223-f273e3a4a548"]}],"mendeley":{"formattedCitation":"&lt;sup&gt;50&lt;/sup&gt;","plainTextFormattedCitation":"50","previouslyFormattedCitation":"&lt;sup&gt;50&lt;/sup&gt;"},"properties":{"noteIndex":0},"schema":"https://github.com/citation-style-language/schema/raw/master/csl-citation.json"}</w:instrText>
      </w:r>
      <w:r w:rsidR="003B02CB" w:rsidRPr="003B02CB">
        <w:rPr>
          <w:rFonts w:asciiTheme="majorHAnsi" w:hAnsiTheme="majorHAnsi"/>
        </w:rPr>
        <w:fldChar w:fldCharType="separate"/>
      </w:r>
      <w:r w:rsidR="00036B68" w:rsidRPr="00036B68">
        <w:rPr>
          <w:rFonts w:asciiTheme="majorHAnsi" w:hAnsiTheme="majorHAnsi"/>
          <w:noProof/>
          <w:vertAlign w:val="superscript"/>
        </w:rPr>
        <w:t>50</w:t>
      </w:r>
      <w:r w:rsidR="003B02CB" w:rsidRPr="003B02CB">
        <w:rPr>
          <w:rFonts w:asciiTheme="majorHAnsi" w:hAnsiTheme="majorHAnsi"/>
        </w:rPr>
        <w:fldChar w:fldCharType="end"/>
      </w:r>
      <w:r w:rsidR="003B02CB" w:rsidRPr="003B02CB">
        <w:rPr>
          <w:rFonts w:asciiTheme="majorHAnsi" w:hAnsiTheme="majorHAnsi"/>
          <w:lang w:val="en-GB"/>
        </w:rPr>
        <w:t xml:space="preserve">. </w:t>
      </w:r>
      <w:r w:rsidR="00E37709">
        <w:rPr>
          <w:rFonts w:asciiTheme="majorHAnsi" w:hAnsiTheme="majorHAnsi"/>
        </w:rPr>
        <w:t>Knock-down</w:t>
      </w:r>
      <w:r w:rsidR="003B02CB" w:rsidRPr="003B02CB">
        <w:rPr>
          <w:rFonts w:asciiTheme="majorHAnsi" w:hAnsiTheme="majorHAnsi"/>
        </w:rPr>
        <w:t xml:space="preserve"> of</w:t>
      </w:r>
      <w:r w:rsidR="003B02CB" w:rsidRPr="003B02CB">
        <w:rPr>
          <w:rFonts w:asciiTheme="majorHAnsi" w:hAnsiTheme="majorHAnsi"/>
          <w:lang w:val="en-GB"/>
        </w:rPr>
        <w:t xml:space="preserve"> dynamin</w:t>
      </w:r>
      <w:r w:rsidR="003B02CB" w:rsidRPr="003B02CB">
        <w:rPr>
          <w:rFonts w:asciiTheme="majorHAnsi" w:hAnsiTheme="majorHAnsi"/>
        </w:rPr>
        <w:t xml:space="preserve"> isoforms</w:t>
      </w:r>
      <w:r w:rsidR="003B02CB" w:rsidRPr="003B02CB">
        <w:rPr>
          <w:rFonts w:asciiTheme="majorHAnsi" w:hAnsiTheme="majorHAnsi"/>
          <w:lang w:val="en-GB"/>
        </w:rPr>
        <w:t xml:space="preserve"> </w:t>
      </w:r>
      <w:commentRangeStart w:id="51"/>
      <w:r w:rsidR="003B02CB" w:rsidRPr="003B02CB">
        <w:rPr>
          <w:rFonts w:asciiTheme="majorHAnsi" w:hAnsiTheme="majorHAnsi"/>
          <w:lang w:val="en-GB"/>
        </w:rPr>
        <w:t>result</w:t>
      </w:r>
      <w:r w:rsidR="0043143A">
        <w:rPr>
          <w:rFonts w:asciiTheme="majorHAnsi" w:hAnsiTheme="majorHAnsi"/>
          <w:lang w:val="en-GB"/>
        </w:rPr>
        <w:t>s</w:t>
      </w:r>
      <w:r w:rsidR="003B02CB" w:rsidRPr="003B02CB">
        <w:rPr>
          <w:rFonts w:asciiTheme="majorHAnsi" w:hAnsiTheme="majorHAnsi"/>
        </w:rPr>
        <w:t xml:space="preserve"> </w:t>
      </w:r>
      <w:commentRangeEnd w:id="51"/>
      <w:r w:rsidR="00312C90">
        <w:rPr>
          <w:rStyle w:val="CommentReference"/>
        </w:rPr>
        <w:commentReference w:id="51"/>
      </w:r>
      <w:r w:rsidR="003B02CB" w:rsidRPr="003B02CB">
        <w:rPr>
          <w:rFonts w:asciiTheme="majorHAnsi" w:hAnsiTheme="majorHAnsi"/>
        </w:rPr>
        <w:t>in initiation</w:t>
      </w:r>
      <w:r w:rsidR="003B02CB" w:rsidRPr="003B02CB">
        <w:rPr>
          <w:rFonts w:asciiTheme="majorHAnsi" w:hAnsiTheme="majorHAnsi"/>
          <w:lang w:val="en-GB"/>
        </w:rPr>
        <w:t xml:space="preserve"> of clathrin-coated pits, but vesicle formation is disrupted, resulting in accumulation of a large number o</w:t>
      </w:r>
      <w:r w:rsidR="003B02CB" w:rsidRPr="003B02CB">
        <w:rPr>
          <w:rFonts w:asciiTheme="majorHAnsi" w:hAnsiTheme="majorHAnsi"/>
        </w:rPr>
        <w:t xml:space="preserve">f long </w:t>
      </w:r>
      <w:r w:rsidR="002104D4">
        <w:rPr>
          <w:rFonts w:asciiTheme="majorHAnsi" w:hAnsiTheme="majorHAnsi"/>
        </w:rPr>
        <w:t xml:space="preserve">membrane </w:t>
      </w:r>
      <w:r w:rsidR="003B02CB" w:rsidRPr="003B02CB">
        <w:rPr>
          <w:rFonts w:asciiTheme="majorHAnsi" w:hAnsiTheme="majorHAnsi"/>
        </w:rPr>
        <w:t xml:space="preserve">tubes </w:t>
      </w:r>
      <w:r w:rsidR="003B02CB" w:rsidRPr="003B02CB">
        <w:rPr>
          <w:rFonts w:asciiTheme="majorHAnsi" w:hAnsiTheme="majorHAnsi"/>
        </w:rPr>
        <w:fldChar w:fldCharType="begin" w:fldLock="1"/>
      </w:r>
      <w:r w:rsidR="00E97BC1">
        <w:rPr>
          <w:rFonts w:asciiTheme="majorHAnsi" w:hAnsiTheme="majorHAnsi"/>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lt;sup&gt;51&lt;/sup&gt;","plainTextFormattedCitation":"51","previouslyFormattedCitation":"&lt;sup&gt;51&lt;/sup&gt;"},"properties":{"noteIndex":0},"schema":"https://github.com/citation-style-language/schema/raw/master/csl-citation.json"}</w:instrText>
      </w:r>
      <w:r w:rsidR="003B02CB" w:rsidRPr="003B02CB">
        <w:rPr>
          <w:rFonts w:asciiTheme="majorHAnsi" w:hAnsiTheme="majorHAnsi"/>
        </w:rPr>
        <w:fldChar w:fldCharType="separate"/>
      </w:r>
      <w:r w:rsidR="00036B68" w:rsidRPr="00036B68">
        <w:rPr>
          <w:rFonts w:asciiTheme="majorHAnsi" w:hAnsiTheme="majorHAnsi"/>
          <w:noProof/>
          <w:vertAlign w:val="superscript"/>
        </w:rPr>
        <w:t>51</w:t>
      </w:r>
      <w:r w:rsidR="003B02CB" w:rsidRPr="003B02CB">
        <w:rPr>
          <w:rFonts w:asciiTheme="majorHAnsi" w:hAnsiTheme="majorHAnsi"/>
        </w:rPr>
        <w:fldChar w:fldCharType="end"/>
      </w:r>
      <w:r w:rsidR="00247499">
        <w:rPr>
          <w:rFonts w:asciiTheme="majorHAnsi" w:hAnsiTheme="majorHAnsi"/>
        </w:rPr>
        <w:t xml:space="preserve">. </w:t>
      </w:r>
    </w:p>
    <w:p w14:paraId="01C9E2CE" w14:textId="77777777" w:rsidR="008E38A4" w:rsidRDefault="008E38A4" w:rsidP="003C6CA7">
      <w:pPr>
        <w:widowControl w:val="0"/>
        <w:autoSpaceDE w:val="0"/>
        <w:autoSpaceDN w:val="0"/>
        <w:adjustRightInd w:val="0"/>
        <w:spacing w:line="260" w:lineRule="atLeast"/>
        <w:outlineLvl w:val="0"/>
        <w:rPr>
          <w:rFonts w:asciiTheme="majorHAnsi" w:hAnsiTheme="majorHAnsi"/>
        </w:rPr>
      </w:pPr>
      <w:r w:rsidRPr="008E38A4">
        <w:rPr>
          <w:rFonts w:asciiTheme="majorHAnsi" w:hAnsiTheme="majorHAnsi"/>
        </w:rPr>
        <w:t>Dynamin is an oligomeric GTPase</w:t>
      </w:r>
    </w:p>
    <w:p w14:paraId="25D85196" w14:textId="52640735" w:rsidR="00F03D91" w:rsidRDefault="003B02CB" w:rsidP="003B02CB">
      <w:pPr>
        <w:widowControl w:val="0"/>
        <w:autoSpaceDE w:val="0"/>
        <w:autoSpaceDN w:val="0"/>
        <w:adjustRightInd w:val="0"/>
        <w:spacing w:after="240" w:line="260" w:lineRule="atLeast"/>
        <w:rPr>
          <w:rFonts w:asciiTheme="majorHAnsi" w:hAnsiTheme="majorHAnsi"/>
        </w:rPr>
      </w:pPr>
      <w:r w:rsidRPr="003B02CB">
        <w:rPr>
          <w:rFonts w:asciiTheme="majorHAnsi" w:hAnsiTheme="majorHAnsi"/>
        </w:rPr>
        <w:t>D</w:t>
      </w:r>
      <w:r w:rsidRPr="003B02CB">
        <w:rPr>
          <w:rFonts w:asciiTheme="majorHAnsi" w:hAnsiTheme="majorHAnsi"/>
          <w:lang w:val="en-GB"/>
        </w:rPr>
        <w:t>ynamin</w:t>
      </w:r>
      <w:r w:rsidRPr="003B02CB">
        <w:rPr>
          <w:rFonts w:asciiTheme="majorHAnsi" w:hAnsiTheme="majorHAnsi"/>
        </w:rPr>
        <w:t>s</w:t>
      </w:r>
      <w:r w:rsidRPr="003B02CB">
        <w:rPr>
          <w:rFonts w:asciiTheme="majorHAnsi" w:hAnsiTheme="majorHAnsi"/>
          <w:lang w:val="en-GB"/>
        </w:rPr>
        <w:t xml:space="preserve"> co</w:t>
      </w:r>
      <w:r w:rsidRPr="003B02CB">
        <w:rPr>
          <w:rFonts w:asciiTheme="majorHAnsi" w:hAnsiTheme="majorHAnsi"/>
        </w:rPr>
        <w:t>n</w:t>
      </w:r>
      <w:r w:rsidRPr="003B02CB">
        <w:rPr>
          <w:rFonts w:asciiTheme="majorHAnsi" w:hAnsiTheme="majorHAnsi"/>
          <w:lang w:val="en-GB"/>
        </w:rPr>
        <w:t>sist of a GTPase domain, a stalk region, a bundle signalling element that acts as the linker between the GTPase domain and stalk, a PIP2</w:t>
      </w:r>
      <w:r w:rsidR="00535FBC">
        <w:rPr>
          <w:rFonts w:asciiTheme="majorHAnsi" w:hAnsiTheme="majorHAnsi"/>
          <w:lang w:val="en-GB"/>
        </w:rPr>
        <w:t>-</w:t>
      </w:r>
      <w:r w:rsidRPr="003B02CB">
        <w:rPr>
          <w:rFonts w:asciiTheme="majorHAnsi" w:hAnsiTheme="majorHAnsi"/>
          <w:lang w:val="en-GB"/>
        </w:rPr>
        <w:t xml:space="preserve">binding pleckstrin homology domain (PH) domain and a </w:t>
      </w:r>
      <w:r w:rsidRPr="003B02CB">
        <w:rPr>
          <w:rFonts w:asciiTheme="majorHAnsi" w:hAnsiTheme="majorHAnsi"/>
        </w:rPr>
        <w:t>proline</w:t>
      </w:r>
      <w:r w:rsidRPr="003B02CB">
        <w:rPr>
          <w:rFonts w:asciiTheme="majorHAnsi" w:hAnsiTheme="majorHAnsi"/>
          <w:lang w:val="en-GB"/>
        </w:rPr>
        <w:t xml:space="preserve"> rich domain</w:t>
      </w:r>
      <w:r w:rsidR="00A04131">
        <w:rPr>
          <w:rFonts w:asciiTheme="majorHAnsi" w:hAnsiTheme="majorHAnsi"/>
          <w:lang w:val="en-GB"/>
        </w:rPr>
        <w:t xml:space="preserve"> (PRD)</w:t>
      </w:r>
      <w:r w:rsidRPr="003B02CB">
        <w:rPr>
          <w:rFonts w:asciiTheme="majorHAnsi" w:hAnsiTheme="majorHAnsi"/>
          <w:lang w:val="en-GB"/>
        </w:rPr>
        <w:t xml:space="preserve"> that ex</w:t>
      </w:r>
      <w:r w:rsidRPr="003B02CB">
        <w:rPr>
          <w:rFonts w:asciiTheme="majorHAnsi" w:hAnsiTheme="majorHAnsi"/>
        </w:rPr>
        <w:t>tends beyond the GTPase domain</w:t>
      </w:r>
      <w:r w:rsidR="00205724">
        <w:rPr>
          <w:rFonts w:asciiTheme="majorHAnsi" w:hAnsiTheme="majorHAnsi"/>
        </w:rPr>
        <w:fldChar w:fldCharType="begin" w:fldLock="1"/>
      </w:r>
      <w:r w:rsidR="00E97BC1">
        <w:rPr>
          <w:rFonts w:asciiTheme="majorHAnsi" w:hAnsiTheme="majorHAnsi"/>
        </w:rPr>
        <w:instrText>ADDIN CSL_CITATION {"citationItems":[{"id":"ITEM-1","itemData":{"DOI":"10.15252/embj.201694613","ISSN":"0261-4189","PMID":"27670760","abstract":"The large GTPase dynamin is the first protein shown to catalyze membrane fission. Dynamin and its related proteins are essential to many cell functions, from endocytosis to organelle division and fusion, and it plays a critical role in many physiological functions such as synaptic transmission and muscle contraction. Research of the past three decades has focused on understanding how dynamin works. In this review, we present the basis for an emerging consensus on how dynamin functions. Three properties of dynamin are strongly supported by experimental data: first, dynamin oligomerizes into a helical polymer; second, dynamin oligomer constricts in the presence of GTP; and third, dynamin catalyzes membrane fission upon GTP hydrolysis. We present the two current models for fission, essentially diverging in how GTP energy is spent. We further discuss how future research might solve the remaining open questions presently under discussion.","author":[{"dropping-particle":"","family":"Antonny","given":"Bruno","non-dropping-particle":"","parse-names":false,"suffix":""},{"dropping-particle":"","family":"Burd","given":"Christopher","non-dropping-particle":"","parse-names":false,"suffix":""},{"dropping-particle":"","family":"Camilli","given":"Pietro","non-dropping-particle":"De","parse-names":false,"suffix":""},{"dropping-particle":"","family":"Chen","given":"Elizabeth","non-dropping-particle":"","parse-names":false,"suffix":""},{"dropping-particle":"","family":"Daumke","given":"Oliver","non-dropping-particle":"","parse-names":false,"suffix":""},{"dropping-particle":"","family":"Faelber","given":"Katja","non-dropping-particle":"","parse-names":false,"suffix":""},{"dropping-particle":"","family":"Ford","given":"Marijn","non-dropping-particle":"","parse-names":false,"suffix":""},{"dropping-particle":"","family":"Frolov","given":"Vadim A","non-dropping-particle":"","parse-names":false,"suffix":""},{"dropping-particle":"","family":"Frost","given":"Adam","non-dropping-particle":"","parse-names":false,"suffix":""},{"dropping-particle":"","family":"Hinshaw","given":"Jenny E","non-dropping-particle":"","parse-names":false,"suffix":""},{"dropping-particle":"","family":"Kirchhausen","given":"Tom","non-dropping-particle":"","parse-names":false,"suffix":""},{"dropping-particle":"","family":"Kozlov","given":"Michael M","non-dropping-particle":"","parse-names":false,"suffix":""},{"dropping-particle":"","family":"Lenz","given":"Martin","non-dropping-particle":"","parse-names":false,"suffix":""},{"dropping-particle":"","family":"Low","given":"Harry H","non-dropping-particle":"","parse-names":false,"suffix":""},{"dropping-particle":"","family":"McMahon","given":"Harvey","non-dropping-particle":"","parse-names":false,"suffix":""},{"dropping-particle":"","family":"Merrifield","given":"Christien","non-dropping-particle":"","parse-names":false,"suffix":""},{"dropping-particle":"","family":"Pollard","given":"Thomas D","non-dropping-particle":"","parse-names":false,"suffix":""},{"dropping-particle":"","family":"Robinson","given":"Phillip J","non-dropping-particle":"","parse-names":false,"suffix":""},{"dropping-particle":"","family":"Roux","given":"Aurélien","non-dropping-particle":"","parse-names":false,"suffix":""},{"dropping-particle":"","family":"Schmid","given":"Sandra","non-dropping-particle":"","parse-names":false,"suffix":""}],"container-title":"The EMBO Journal","id":"ITEM-1","issue":"21","issued":{"date-parts":[["2016","11","2"]]},"page":"2270-2284","title":"Membrane fission by dynamin: what we know and what we need to know","type":"article-journal","volume":"35"},"uris":["http://www.mendeley.com/documents/?uuid=74e44471-fe58-3c1d-a2c7-a5ebd35b684d"]}],"mendeley":{"formattedCitation":"&lt;sup&gt;52&lt;/sup&gt;","plainTextFormattedCitation":"52","previouslyFormattedCitation":"&lt;sup&gt;52&lt;/sup&gt;"},"properties":{"noteIndex":0},"schema":"https://github.com/citation-style-language/schema/raw/master/csl-citation.json"}</w:instrText>
      </w:r>
      <w:r w:rsidR="00205724">
        <w:rPr>
          <w:rFonts w:asciiTheme="majorHAnsi" w:hAnsiTheme="majorHAnsi"/>
        </w:rPr>
        <w:fldChar w:fldCharType="separate"/>
      </w:r>
      <w:r w:rsidR="00036B68" w:rsidRPr="00036B68">
        <w:rPr>
          <w:rFonts w:asciiTheme="majorHAnsi" w:hAnsiTheme="majorHAnsi"/>
          <w:noProof/>
          <w:vertAlign w:val="superscript"/>
        </w:rPr>
        <w:t>52</w:t>
      </w:r>
      <w:r w:rsidR="00205724">
        <w:rPr>
          <w:rFonts w:asciiTheme="majorHAnsi" w:hAnsiTheme="majorHAnsi"/>
        </w:rPr>
        <w:fldChar w:fldCharType="end"/>
      </w:r>
      <w:r w:rsidRPr="003B02CB">
        <w:rPr>
          <w:rFonts w:asciiTheme="majorHAnsi" w:hAnsiTheme="majorHAnsi"/>
        </w:rPr>
        <w:t xml:space="preserve">. </w:t>
      </w:r>
      <w:r w:rsidRPr="003B02CB">
        <w:rPr>
          <w:rFonts w:asciiTheme="majorHAnsi" w:hAnsiTheme="majorHAnsi"/>
          <w:i/>
        </w:rPr>
        <w:t>In-</w:t>
      </w:r>
      <w:r w:rsidRPr="003B02CB">
        <w:rPr>
          <w:rFonts w:asciiTheme="majorHAnsi" w:hAnsiTheme="majorHAnsi"/>
          <w:i/>
          <w:lang w:val="en-GB"/>
        </w:rPr>
        <w:t>vitro</w:t>
      </w:r>
      <w:r w:rsidR="00774DCE">
        <w:rPr>
          <w:rFonts w:asciiTheme="majorHAnsi" w:hAnsiTheme="majorHAnsi"/>
          <w:lang w:val="en-GB"/>
        </w:rPr>
        <w:t>, dynamin</w:t>
      </w:r>
      <w:r w:rsidRPr="003B02CB">
        <w:rPr>
          <w:rFonts w:asciiTheme="majorHAnsi" w:hAnsiTheme="majorHAnsi"/>
          <w:lang w:val="en-GB"/>
        </w:rPr>
        <w:t xml:space="preserve"> oligomerize</w:t>
      </w:r>
      <w:r w:rsidR="00774DCE">
        <w:rPr>
          <w:rFonts w:asciiTheme="majorHAnsi" w:hAnsiTheme="majorHAnsi"/>
          <w:lang w:val="en-GB"/>
        </w:rPr>
        <w:t>s</w:t>
      </w:r>
      <w:r w:rsidRPr="003B02CB">
        <w:rPr>
          <w:rFonts w:asciiTheme="majorHAnsi" w:hAnsiTheme="majorHAnsi"/>
          <w:lang w:val="en-GB"/>
        </w:rPr>
        <w:t xml:space="preserve"> into helical </w:t>
      </w:r>
      <w:r w:rsidRPr="003B02CB">
        <w:rPr>
          <w:rFonts w:asciiTheme="majorHAnsi" w:hAnsiTheme="majorHAnsi"/>
        </w:rPr>
        <w:t xml:space="preserve">structures with the PH domain </w:t>
      </w:r>
      <w:r w:rsidR="00774DCE" w:rsidRPr="003B02CB">
        <w:rPr>
          <w:rFonts w:asciiTheme="majorHAnsi" w:hAnsiTheme="majorHAnsi"/>
          <w:lang w:val="en-GB"/>
        </w:rPr>
        <w:t>apposed</w:t>
      </w:r>
      <w:r w:rsidRPr="003B02CB">
        <w:rPr>
          <w:rFonts w:asciiTheme="majorHAnsi" w:hAnsiTheme="majorHAnsi"/>
          <w:lang w:val="en-GB"/>
        </w:rPr>
        <w:t xml:space="preserve"> against the </w:t>
      </w:r>
      <w:r w:rsidRPr="003B02CB">
        <w:rPr>
          <w:rFonts w:asciiTheme="majorHAnsi" w:hAnsiTheme="majorHAnsi"/>
        </w:rPr>
        <w:t>membrane</w:t>
      </w:r>
      <w:r w:rsidRPr="003B02CB">
        <w:rPr>
          <w:rFonts w:asciiTheme="majorHAnsi" w:hAnsiTheme="majorHAnsi"/>
          <w:lang w:val="en-GB"/>
        </w:rPr>
        <w:t>, and the GTPase domain facing away</w:t>
      </w:r>
      <w:r w:rsidR="008C38F3">
        <w:rPr>
          <w:rFonts w:asciiTheme="majorHAnsi" w:hAnsiTheme="majorHAnsi"/>
          <w:lang w:val="en-GB"/>
        </w:rPr>
        <w:t xml:space="preserve"> from the membrane</w:t>
      </w:r>
      <w:r w:rsidRPr="003B02CB">
        <w:rPr>
          <w:rFonts w:asciiTheme="majorHAnsi" w:hAnsiTheme="majorHAnsi"/>
        </w:rPr>
        <w:t xml:space="preserve"> </w:t>
      </w:r>
      <w:r w:rsidRPr="003B02CB">
        <w:rPr>
          <w:rFonts w:asciiTheme="majorHAnsi" w:hAnsiTheme="majorHAnsi"/>
        </w:rPr>
        <w:fldChar w:fldCharType="begin" w:fldLock="1"/>
      </w:r>
      <w:r w:rsidR="00E97BC1">
        <w:rPr>
          <w:rFonts w:asciiTheme="majorHAnsi" w:hAnsiTheme="majorHAnsi"/>
        </w:rPr>
        <w:instrText>ADDIN CSL_CITATION {"citationItems":[{"id":"ITEM-1","itemData":{"DOI":"10.1038/ncb1001-922","ISSN":"1465-7392","abstract":"Three-dimensional reconstruction of dynamin in the constricted state","author":[{"dropping-particle":"","family":"Zhang","given":"Peijun","non-dropping-particle":"","parse-names":false,"suffix":""},{"dropping-particle":"","family":"Hinshaw","given":"Jenny E.","non-dropping-particle":"","parse-names":false,"suffix":""}],"container-title":"Nature Cell Biology","id":"ITEM-1","issue":"10","issued":{"date-parts":[["2001","10","1"]]},"page":"922-926","publisher":"Nature Publishing Group","title":"Three-dimensional reconstruction of dynamin in the constricted state","type":"article-journal","volume":"3"},"uris":["http://www.mendeley.com/documents/?uuid=cf34a2d5-1617-325c-9a73-79e2d45fe225"]},{"id":"ITEM-2","itemData":{"DOI":"10.1016/S0092-8674(00)81207-6","ISSN":"0092-8674","abstract":"The dynamin family of GTPases is essential for receptor-mediated endocytosis and synaptic vesicle recycling, and it has recently been shown to play a role in vesicle formation from the trans–Golgi network. Dynamin is believed to assemble around the necks of clathrin-coated pits and assist in pinching vesicles from the plasma membrane. This role would make dynamin unique among GTPases in its ability to act as a mechanochemical enzyme. Data presented here demonstrate that purified recombinant dynamin binds to a lipid bilayer in a regular pattern to form helical tubes that constrict and vesiculate upon GTP addition. This suggests that dynamin alone is sufficient for the formation of constricted necks of coated pits and supports the hypothesis that dynamin is the force-generating molecule responsible for membrane fission.","author":[{"dropping-particle":"","family":"Sweitzer","given":"Sharon M","non-dropping-particle":"","parse-names":false,"suffix":""},{"dropping-particle":"","family":"Hinshaw","given":"Jenny E","non-dropping-particle":"","parse-names":false,"suffix":""}],"container-title":"Cell","id":"ITEM-2","issue":"6","issued":{"date-parts":[["1998","6","12"]]},"page":"1021-1029","publisher":"Cell Press","title":"Dynamin Undergoes a GTP-Dependent Conformational Change Causing Vesiculation","type":"article-journal","volume":"93"},"uris":["http://www.mendeley.com/documents/?uuid=77c51b64-de55-30e4-ae24-1efa7a3426f8"]}],"mendeley":{"formattedCitation":"&lt;sup&gt;53,54&lt;/sup&gt;","plainTextFormattedCitation":"53,54","previouslyFormattedCitation":"&lt;sup&gt;53,54&lt;/sup&gt;"},"properties":{"noteIndex":0},"schema":"https://github.com/citation-style-language/schema/raw/master/csl-citation.json"}</w:instrText>
      </w:r>
      <w:r w:rsidRPr="003B02CB">
        <w:rPr>
          <w:rFonts w:asciiTheme="majorHAnsi" w:hAnsiTheme="majorHAnsi"/>
        </w:rPr>
        <w:fldChar w:fldCharType="separate"/>
      </w:r>
      <w:r w:rsidR="00036B68" w:rsidRPr="00036B68">
        <w:rPr>
          <w:rFonts w:asciiTheme="majorHAnsi" w:hAnsiTheme="majorHAnsi"/>
          <w:noProof/>
          <w:vertAlign w:val="superscript"/>
        </w:rPr>
        <w:t>53,54</w:t>
      </w:r>
      <w:r w:rsidRPr="003B02CB">
        <w:rPr>
          <w:rFonts w:asciiTheme="majorHAnsi" w:hAnsiTheme="majorHAnsi"/>
        </w:rPr>
        <w:fldChar w:fldCharType="end"/>
      </w:r>
      <w:r w:rsidRPr="003B02CB">
        <w:rPr>
          <w:rFonts w:asciiTheme="majorHAnsi" w:hAnsiTheme="majorHAnsi" w:cs="Times"/>
          <w:color w:val="000000"/>
          <w:lang w:val="en-GB"/>
        </w:rPr>
        <w:t xml:space="preserve">. </w:t>
      </w:r>
      <w:r w:rsidRPr="003B02CB">
        <w:rPr>
          <w:rFonts w:asciiTheme="majorHAnsi" w:hAnsiTheme="majorHAnsi" w:cs="Times"/>
          <w:color w:val="000000"/>
        </w:rPr>
        <w:t>Dynamin within the helical structure</w:t>
      </w:r>
      <w:r w:rsidR="00145CF5">
        <w:rPr>
          <w:rFonts w:asciiTheme="majorHAnsi" w:hAnsiTheme="majorHAnsi" w:cs="Times"/>
          <w:color w:val="000000"/>
          <w:lang w:val="en-GB"/>
        </w:rPr>
        <w:t xml:space="preserve"> undergoes </w:t>
      </w:r>
      <w:r w:rsidRPr="003B02CB">
        <w:rPr>
          <w:rFonts w:asciiTheme="majorHAnsi" w:hAnsiTheme="majorHAnsi" w:cs="Times"/>
          <w:color w:val="000000"/>
          <w:lang w:val="en-GB"/>
        </w:rPr>
        <w:t>conformation change</w:t>
      </w:r>
      <w:r w:rsidR="00C25C7D">
        <w:rPr>
          <w:rFonts w:asciiTheme="majorHAnsi" w:hAnsiTheme="majorHAnsi" w:cs="Times"/>
          <w:color w:val="000000"/>
          <w:lang w:val="en-GB"/>
        </w:rPr>
        <w:t>s</w:t>
      </w:r>
      <w:r w:rsidRPr="003B02CB">
        <w:rPr>
          <w:rFonts w:asciiTheme="majorHAnsi" w:hAnsiTheme="majorHAnsi" w:cs="Times"/>
          <w:color w:val="000000"/>
          <w:lang w:val="en-GB"/>
        </w:rPr>
        <w:t xml:space="preserve"> upon GTP hydrolysis that constricts the </w:t>
      </w:r>
      <w:r w:rsidRPr="003B02CB">
        <w:rPr>
          <w:rFonts w:asciiTheme="majorHAnsi" w:hAnsiTheme="majorHAnsi" w:cs="Times"/>
          <w:color w:val="000000"/>
        </w:rPr>
        <w:t xml:space="preserve">helix as well as the </w:t>
      </w:r>
      <w:r w:rsidRPr="003B02CB">
        <w:rPr>
          <w:rFonts w:asciiTheme="majorHAnsi" w:hAnsiTheme="majorHAnsi" w:cs="Times"/>
          <w:color w:val="000000"/>
          <w:lang w:val="en-GB"/>
        </w:rPr>
        <w:t>membrane tube</w:t>
      </w:r>
      <w:r w:rsidRPr="003B02CB">
        <w:rPr>
          <w:rFonts w:asciiTheme="majorHAnsi" w:hAnsiTheme="majorHAnsi" w:cs="Times"/>
          <w:color w:val="000000"/>
        </w:rPr>
        <w:t xml:space="preserve"> under it</w:t>
      </w:r>
      <w:r w:rsidRPr="003B02CB">
        <w:rPr>
          <w:rFonts w:asciiTheme="majorHAnsi" w:hAnsiTheme="majorHAnsi" w:cs="Times"/>
          <w:color w:val="000000"/>
          <w:lang w:val="en-GB"/>
        </w:rPr>
        <w:t xml:space="preserve">, </w:t>
      </w:r>
      <w:r w:rsidRPr="003B02CB">
        <w:rPr>
          <w:rFonts w:asciiTheme="majorHAnsi" w:hAnsiTheme="majorHAnsi" w:cs="Times"/>
          <w:color w:val="000000"/>
        </w:rPr>
        <w:t>collapsing</w:t>
      </w:r>
      <w:r w:rsidRPr="003B02CB">
        <w:rPr>
          <w:rFonts w:asciiTheme="majorHAnsi" w:hAnsiTheme="majorHAnsi" w:cs="Times"/>
          <w:color w:val="000000"/>
          <w:lang w:val="en-GB"/>
        </w:rPr>
        <w:t xml:space="preserve"> the inner leafle</w:t>
      </w:r>
      <w:r w:rsidRPr="003B02CB">
        <w:rPr>
          <w:rFonts w:asciiTheme="majorHAnsi" w:hAnsiTheme="majorHAnsi" w:cs="Times"/>
          <w:color w:val="000000"/>
        </w:rPr>
        <w:t>t of the bilayer membrane</w:t>
      </w:r>
      <w:r w:rsidR="005376EF">
        <w:rPr>
          <w:rFonts w:asciiTheme="majorHAnsi" w:hAnsiTheme="majorHAnsi" w:cs="Times"/>
          <w:color w:val="000000"/>
        </w:rPr>
        <w:t xml:space="preserve"> into a hemi-fus</w:t>
      </w:r>
      <w:r w:rsidR="00E117B8">
        <w:rPr>
          <w:rFonts w:asciiTheme="majorHAnsi" w:hAnsiTheme="majorHAnsi" w:cs="Times"/>
          <w:color w:val="000000"/>
        </w:rPr>
        <w:t>ed</w:t>
      </w:r>
      <w:r w:rsidR="005376EF">
        <w:rPr>
          <w:rFonts w:asciiTheme="majorHAnsi" w:hAnsiTheme="majorHAnsi" w:cs="Times"/>
          <w:color w:val="000000"/>
        </w:rPr>
        <w:t xml:space="preserve"> </w:t>
      </w:r>
      <w:r w:rsidR="005376EF">
        <w:rPr>
          <w:rFonts w:asciiTheme="majorHAnsi" w:hAnsiTheme="majorHAnsi" w:cs="Times"/>
          <w:color w:val="000000"/>
        </w:rPr>
        <w:lastRenderedPageBreak/>
        <w:t>state</w:t>
      </w:r>
      <w:r w:rsidRPr="003B02CB">
        <w:rPr>
          <w:rFonts w:asciiTheme="majorHAnsi" w:hAnsiTheme="majorHAnsi" w:cs="Times"/>
          <w:color w:val="000000"/>
        </w:rPr>
        <w:t>, resulting</w:t>
      </w:r>
      <w:r w:rsidRPr="003B02CB">
        <w:rPr>
          <w:rFonts w:asciiTheme="majorHAnsi" w:hAnsiTheme="majorHAnsi" w:cs="Times"/>
          <w:color w:val="000000"/>
          <w:lang w:val="en-GB"/>
        </w:rPr>
        <w:t xml:space="preserve"> in membrane fission</w:t>
      </w:r>
      <w:r w:rsidR="00BA5E2E">
        <w:rPr>
          <w:rFonts w:asciiTheme="majorHAnsi" w:hAnsiTheme="majorHAnsi" w:cs="Times"/>
          <w:color w:val="000000"/>
          <w:lang w:val="en-GB"/>
        </w:rPr>
        <w:fldChar w:fldCharType="begin" w:fldLock="1"/>
      </w:r>
      <w:r w:rsidR="00E97BC1">
        <w:rPr>
          <w:rFonts w:asciiTheme="majorHAnsi" w:hAnsiTheme="majorHAnsi" w:cs="Times"/>
          <w:color w:val="000000"/>
          <w:lang w:val="en-GB"/>
        </w:rPr>
        <w:instrText>ADDIN CSL_CITATION {"citationItems":[{"id":"ITEM-1","itemData":{"DOI":"10.1038/nature18598","ISSN":"1476-4687","PMID":"27309816","abstract":"Membrane fusion and fission are vital for eukaryotic life. For three decades, it has been proposed that fusion is mediated by fusion between the proximal leaflets of two bilayers (hemi-fusion) to produce a hemi-fused structure, followed by fusion between the distal leaflets, whereas fission is via hemi-fission, which also produces a hemi-fused structure, followed by full fission. This hypothesis remained unsupported owing to the lack of observation of hemi-fusion or hemi-fission in live cells. A competing fusion hypothesis involving protein-lined pore formation has also been proposed. Here we report the observation of a hemi-fused Ω-shaped structure in live neuroendocrine chromaffin cells and pancreatic β-cells, visualized using confocal and super-resolution stimulated emission depletion microscopy. This structure is generated from fusion pore opening or closure (fission) at the plasma membrane. Unexpectedly, the transition to full fusion or fission is determined by competition between fusion and calcium/dynamin-dependent fission mechanisms, and is notably slow (seconds to tens of seconds) in a substantial fraction of the events. These results provide key missing evidence in support of the hemi-fusion and hemi-fission hypothesis in live cells, and reveal the hemi-fused intermediate as a key structure controlling fusion and fission, as fusion and fission mechanisms compete to determine the transition to fusion or fission.","author":[{"dropping-particle":"","family":"Zhao","given":"Wei-Dong","non-dropping-particle":"","parse-names":false,"suffix":""},{"dropping-particle":"","family":"Hamid","given":"Edaeni","non-dropping-particle":"","parse-names":false,"suffix":""},{"dropping-particle":"","family":"Shin","given":"Wonchul","non-dropping-particle":"","parse-names":false,"suffix":""},{"dropping-particle":"","family":"Wen","given":"Peter J","non-dropping-particle":"","parse-names":false,"suffix":""},{"dropping-particle":"","family":"Krystofiak","given":"Evan S","non-dropping-particle":"","parse-names":false,"suffix":""},{"dropping-particle":"","family":"Villarreal","given":"Seth A","non-dropping-particle":"","parse-names":false,"suffix":""},{"dropping-particle":"","family":"Chiang","given":"Hsueh-Cheng","non-dropping-particle":"","parse-names":false,"suffix":""},{"dropping-particle":"","family":"Kachar","given":"Bechara","non-dropping-particle":"","parse-names":false,"suffix":""},{"dropping-particle":"","family":"Wu","given":"Ling-Gang","non-dropping-particle":"","parse-names":false,"suffix":""}],"container-title":"Nature","id":"ITEM-1","issue":"7608","issued":{"date-parts":[["2016"]]},"page":"548-52","publisher":"NIH Public Access","title":"Hemi-fused structure mediates and controls fusion and fission in live cells.","type":"article-journal","volume":"534"},"uris":["http://www.mendeley.com/documents/?uuid=0cbf2464-3da9-3f20-b72a-df0e04cfd9eb"]}],"mendeley":{"formattedCitation":"&lt;sup&gt;55&lt;/sup&gt;","plainTextFormattedCitation":"55","previouslyFormattedCitation":"&lt;sup&gt;55&lt;/sup&gt;"},"properties":{"noteIndex":0},"schema":"https://github.com/citation-style-language/schema/raw/master/csl-citation.json"}</w:instrText>
      </w:r>
      <w:r w:rsidR="00BA5E2E">
        <w:rPr>
          <w:rFonts w:asciiTheme="majorHAnsi" w:hAnsiTheme="majorHAnsi" w:cs="Times"/>
          <w:color w:val="000000"/>
          <w:lang w:val="en-GB"/>
        </w:rPr>
        <w:fldChar w:fldCharType="separate"/>
      </w:r>
      <w:r w:rsidR="00036B68" w:rsidRPr="00036B68">
        <w:rPr>
          <w:rFonts w:asciiTheme="majorHAnsi" w:hAnsiTheme="majorHAnsi" w:cs="Times"/>
          <w:noProof/>
          <w:color w:val="000000"/>
          <w:vertAlign w:val="superscript"/>
          <w:lang w:val="en-GB"/>
        </w:rPr>
        <w:t>55</w:t>
      </w:r>
      <w:r w:rsidR="00BA5E2E">
        <w:rPr>
          <w:rFonts w:asciiTheme="majorHAnsi" w:hAnsiTheme="majorHAnsi" w:cs="Times"/>
          <w:color w:val="000000"/>
          <w:lang w:val="en-GB"/>
        </w:rPr>
        <w:fldChar w:fldCharType="end"/>
      </w:r>
      <w:r w:rsidRPr="003B02CB">
        <w:rPr>
          <w:rFonts w:asciiTheme="majorHAnsi" w:hAnsiTheme="majorHAnsi" w:cs="Times"/>
          <w:color w:val="000000"/>
          <w:lang w:val="en-GB"/>
        </w:rPr>
        <w:t>.</w:t>
      </w:r>
      <w:r w:rsidR="00E37709">
        <w:rPr>
          <w:rFonts w:asciiTheme="majorHAnsi" w:hAnsiTheme="majorHAnsi" w:cs="Times"/>
          <w:color w:val="000000"/>
          <w:lang w:val="en-GB"/>
        </w:rPr>
        <w:t xml:space="preserve"> </w:t>
      </w:r>
      <w:r w:rsidR="00F02C14">
        <w:rPr>
          <w:rFonts w:asciiTheme="majorHAnsi" w:hAnsiTheme="majorHAnsi"/>
        </w:rPr>
        <w:t>Dis</w:t>
      </w:r>
      <w:r w:rsidR="00E37709">
        <w:rPr>
          <w:rFonts w:asciiTheme="majorHAnsi" w:hAnsiTheme="majorHAnsi"/>
        </w:rPr>
        <w:t xml:space="preserve">ruption of its </w:t>
      </w:r>
      <w:r w:rsidR="00C65C21">
        <w:rPr>
          <w:rFonts w:asciiTheme="majorHAnsi" w:hAnsiTheme="majorHAnsi"/>
        </w:rPr>
        <w:t xml:space="preserve">GTPase </w:t>
      </w:r>
      <w:r w:rsidR="00E37709">
        <w:rPr>
          <w:rFonts w:asciiTheme="majorHAnsi" w:hAnsiTheme="majorHAnsi"/>
        </w:rPr>
        <w:t>activity results in</w:t>
      </w:r>
      <w:commentRangeStart w:id="52"/>
      <w:r w:rsidR="00D16260">
        <w:rPr>
          <w:rFonts w:asciiTheme="majorHAnsi" w:hAnsiTheme="majorHAnsi"/>
        </w:rPr>
        <w:t xml:space="preserve"> </w:t>
      </w:r>
      <w:r w:rsidR="00E37709">
        <w:rPr>
          <w:rFonts w:asciiTheme="majorHAnsi" w:hAnsiTheme="majorHAnsi"/>
        </w:rPr>
        <w:t>membrane tubes</w:t>
      </w:r>
      <w:commentRangeEnd w:id="52"/>
      <w:r w:rsidR="009F1934">
        <w:rPr>
          <w:rStyle w:val="CommentReference"/>
        </w:rPr>
        <w:commentReference w:id="52"/>
      </w:r>
      <w:r w:rsidR="00E37709">
        <w:rPr>
          <w:rFonts w:asciiTheme="majorHAnsi" w:hAnsiTheme="majorHAnsi"/>
        </w:rPr>
        <w:t xml:space="preserve"> that accumulate dynamin, as well as the BAR domain proteins endophilin and </w:t>
      </w:r>
      <w:r w:rsidR="00800964">
        <w:rPr>
          <w:rFonts w:asciiTheme="majorHAnsi" w:hAnsiTheme="majorHAnsi"/>
        </w:rPr>
        <w:t>a</w:t>
      </w:r>
      <w:r w:rsidR="00E37709">
        <w:rPr>
          <w:rFonts w:asciiTheme="majorHAnsi" w:hAnsiTheme="majorHAnsi"/>
        </w:rPr>
        <w:t>mphiphysin</w:t>
      </w:r>
      <w:r w:rsidR="00E37709">
        <w:rPr>
          <w:rFonts w:asciiTheme="majorHAnsi" w:hAnsiTheme="majorHAnsi"/>
        </w:rPr>
        <w:fldChar w:fldCharType="begin" w:fldLock="1"/>
      </w:r>
      <w:r w:rsidR="00E97BC1">
        <w:rPr>
          <w:rFonts w:asciiTheme="majorHAnsi" w:hAnsiTheme="majorHAnsi"/>
        </w:rPr>
        <w:instrText>ADDIN CSL_CITATION {"citationItems":[{"id":"ITEM-1","itemData":{"DOI":"10.1038/374186a0","ISSN":"0028-0836","abstract":"Tubular membrane invaginations coated by dynamin rings are induced by GTP-γS in nerve terminals","author":[{"dropping-particle":"","family":"Takei","given":"Kohji","non-dropping-particle":"","parse-names":false,"suffix":""},{"dropping-particle":"","family":"McPherson","given":"Peter S.","non-dropping-particle":"","parse-names":false,"suffix":""},{"dropping-particle":"","family":"Schmid","given":"Sandra L.","non-dropping-particle":"","parse-names":false,"suffix":""},{"dropping-particle":"De","family":"Camilli","given":"Pietro","non-dropping-particle":"","parse-names":false,"suffix":""}],"container-title":"Nature","id":"ITEM-1","issue":"6518","issued":{"date-parts":[["1995","3","9"]]},"page":"186-190","publisher":"Nature Publishing Group","title":"Tubular membrane invaginations coated by dynamin rings are induced by GTP-γS in nerve terminals","type":"article-journal","volume":"374"},"uris":["http://www.mendeley.com/documents/?uuid=0c2999a4-ad18-3da5-bb29-f9ce7219c897"]},{"id":"ITEM-2","itemData":{"DOI":"10.1073/PNAS.93.1.331","ISSN":"0027-8424","PMID":"8552632","abstract":"Amphiphysin, a major autoantigen in paraneoplastic Stiff-Man syndrome, is an SH3 domain-containing neuronal protein, concentrated in nerve terminals. Here, we demonstrate a specific, SH3 domain-mediated, interaction between amphiphysin and dynamin by gel overlay and affinity chromatography. In addition, we show that the two proteins are colocalized in nerve terminals and are coprecipitated from brain extracts consistent with their interactions in situ. We also report that a region of amphiphysin distinct from its SH3 domain mediates its binding to the alpha c subunit of AP2 adaptin, which is also concentrated in nerve terminals. These findings support a role of amphiphysin in synaptic vesicle endocytosis.","author":[{"dropping-particle":"","family":"David","given":"C","non-dropping-particle":"","parse-names":false,"suffix":""},{"dropping-particle":"","family":"McPherson","given":"P S","non-dropping-particle":"","parse-names":false,"suffix":""},{"dropping-particle":"","family":"Mundigl","given":"O","non-dropping-particle":"","parse-names":false,"suffix":""},{"dropping-particle":"","family":"Camilli","given":"P","non-dropping-particle":"de","parse-names":false,"suffix":""}],"container-title":"Proceedings of the National Academy of Sciences of the United States of America","id":"ITEM-2","issue":"1","issued":{"date-parts":[["1996","1","9"]]},"page":"331-5","publisher":"National Academy of Sciences","title":"A role of amphiphysin in synaptic vesicle endocytosis suggested by its binding to dynamin in nerve terminals.","type":"article-journal","volume":"93"},"uris":["http://www.mendeley.com/documents/?uuid=e8d0476a-638f-3379-9c3c-f5c19a22dd87"]},{"id":"ITEM-3","itemData":{"DOI":"10.1073/PNAS.94.16.8569","ISSN":"0027-8424","PMID":"9238017","abstract":"The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America","id":"ITEM-3","issue":"16","issued":{"date-parts":[["1997","8","5"]]},"page":"8569-74","publisher":"National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lt;sup&gt;56–58&lt;/sup&gt;","plainTextFormattedCitation":"56–58","previouslyFormattedCitation":"&lt;sup&gt;56–58&lt;/sup&gt;"},"properties":{"noteIndex":0},"schema":"https://github.com/citation-style-language/schema/raw/master/csl-citation.json"}</w:instrText>
      </w:r>
      <w:r w:rsidR="00E37709">
        <w:rPr>
          <w:rFonts w:asciiTheme="majorHAnsi" w:hAnsiTheme="majorHAnsi"/>
        </w:rPr>
        <w:fldChar w:fldCharType="separate"/>
      </w:r>
      <w:r w:rsidR="00036B68" w:rsidRPr="00036B68">
        <w:rPr>
          <w:rFonts w:asciiTheme="majorHAnsi" w:hAnsiTheme="majorHAnsi"/>
          <w:noProof/>
          <w:vertAlign w:val="superscript"/>
        </w:rPr>
        <w:t>56–58</w:t>
      </w:r>
      <w:r w:rsidR="00E37709">
        <w:rPr>
          <w:rFonts w:asciiTheme="majorHAnsi" w:hAnsiTheme="majorHAnsi"/>
        </w:rPr>
        <w:fldChar w:fldCharType="end"/>
      </w:r>
      <w:r w:rsidR="00E37709" w:rsidRPr="003B02CB">
        <w:rPr>
          <w:rFonts w:asciiTheme="majorHAnsi" w:hAnsiTheme="majorHAnsi"/>
        </w:rPr>
        <w:t>.</w:t>
      </w:r>
    </w:p>
    <w:p w14:paraId="13C20002" w14:textId="2EFD82A8" w:rsidR="00F03D91" w:rsidRDefault="00CD7550" w:rsidP="00923E8E">
      <w:pPr>
        <w:widowControl w:val="0"/>
        <w:autoSpaceDE w:val="0"/>
        <w:autoSpaceDN w:val="0"/>
        <w:adjustRightInd w:val="0"/>
        <w:spacing w:after="240" w:line="260" w:lineRule="atLeast"/>
        <w:jc w:val="center"/>
        <w:rPr>
          <w:rFonts w:asciiTheme="majorHAnsi" w:hAnsiTheme="majorHAnsi"/>
        </w:rPr>
      </w:pPr>
      <w:r>
        <w:rPr>
          <w:rFonts w:asciiTheme="majorHAnsi" w:hAnsiTheme="majorHAnsi"/>
          <w:noProof/>
          <w:lang w:val="en-GB" w:eastAsia="en-GB"/>
        </w:rPr>
        <w:drawing>
          <wp:inline distT="0" distB="0" distL="0" distR="0" wp14:anchorId="294EDC45" wp14:editId="202B0F7A">
            <wp:extent cx="6180455" cy="2040255"/>
            <wp:effectExtent l="0" t="0" r="0" b="0"/>
            <wp:docPr id="13" name="Picture 13" descr="../../figures/dynam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s/dynami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0455" cy="2040255"/>
                    </a:xfrm>
                    <a:prstGeom prst="rect">
                      <a:avLst/>
                    </a:prstGeom>
                    <a:noFill/>
                    <a:ln>
                      <a:noFill/>
                    </a:ln>
                  </pic:spPr>
                </pic:pic>
              </a:graphicData>
            </a:graphic>
          </wp:inline>
        </w:drawing>
      </w:r>
    </w:p>
    <w:p w14:paraId="387B4554" w14:textId="090B38CE" w:rsidR="00D717E7" w:rsidRPr="0074629C" w:rsidRDefault="0074629C" w:rsidP="00923E8E">
      <w:pPr>
        <w:widowControl w:val="0"/>
        <w:autoSpaceDE w:val="0"/>
        <w:autoSpaceDN w:val="0"/>
        <w:adjustRightInd w:val="0"/>
        <w:spacing w:line="260" w:lineRule="atLeast"/>
        <w:outlineLvl w:val="0"/>
        <w:rPr>
          <w:rFonts w:asciiTheme="majorHAnsi" w:hAnsiTheme="majorHAnsi" w:cs="Times"/>
          <w:b/>
          <w:color w:val="000000"/>
          <w:sz w:val="20"/>
          <w:szCs w:val="20"/>
          <w:lang w:val="en-GB"/>
        </w:rPr>
      </w:pPr>
      <w:r w:rsidRPr="0074629C">
        <w:rPr>
          <w:rFonts w:asciiTheme="majorHAnsi" w:hAnsiTheme="majorHAnsi" w:cs="Times"/>
          <w:b/>
          <w:color w:val="000000"/>
          <w:sz w:val="20"/>
          <w:szCs w:val="20"/>
          <w:lang w:val="en-GB"/>
        </w:rPr>
        <w:t>Fig</w:t>
      </w:r>
      <w:r w:rsidR="004000AD">
        <w:rPr>
          <w:rFonts w:asciiTheme="majorHAnsi" w:hAnsiTheme="majorHAnsi" w:cs="Times"/>
          <w:b/>
          <w:color w:val="000000"/>
          <w:sz w:val="20"/>
          <w:szCs w:val="20"/>
          <w:lang w:val="en-GB"/>
        </w:rPr>
        <w:t>5</w:t>
      </w:r>
      <w:r w:rsidRPr="0074629C">
        <w:rPr>
          <w:rFonts w:asciiTheme="majorHAnsi" w:hAnsiTheme="majorHAnsi" w:cs="Times"/>
          <w:b/>
          <w:color w:val="000000"/>
          <w:sz w:val="20"/>
          <w:szCs w:val="20"/>
          <w:lang w:val="en-GB"/>
        </w:rPr>
        <w:t>: Schematic of membrane constriction by dynamin</w:t>
      </w:r>
      <w:r w:rsidR="00265773">
        <w:rPr>
          <w:rFonts w:asciiTheme="majorHAnsi" w:hAnsiTheme="majorHAnsi" w:cs="Times"/>
          <w:b/>
          <w:color w:val="000000"/>
          <w:sz w:val="20"/>
          <w:szCs w:val="20"/>
          <w:lang w:val="en-GB"/>
        </w:rPr>
        <w:t xml:space="preserve"> assembled into a helical scaffold</w:t>
      </w:r>
    </w:p>
    <w:p w14:paraId="6C1F846D" w14:textId="77777777" w:rsidR="00D717E7" w:rsidRDefault="00D717E7" w:rsidP="003C6CA7">
      <w:pPr>
        <w:widowControl w:val="0"/>
        <w:autoSpaceDE w:val="0"/>
        <w:autoSpaceDN w:val="0"/>
        <w:adjustRightInd w:val="0"/>
        <w:spacing w:line="260" w:lineRule="atLeast"/>
        <w:outlineLvl w:val="0"/>
        <w:rPr>
          <w:rFonts w:asciiTheme="majorHAnsi" w:hAnsiTheme="majorHAnsi" w:cs="Times"/>
          <w:color w:val="000000"/>
          <w:lang w:val="en-GB"/>
        </w:rPr>
      </w:pPr>
    </w:p>
    <w:p w14:paraId="4D46EB80" w14:textId="407F1907" w:rsidR="008E38A4" w:rsidRDefault="008E38A4" w:rsidP="003C6CA7">
      <w:pPr>
        <w:widowControl w:val="0"/>
        <w:autoSpaceDE w:val="0"/>
        <w:autoSpaceDN w:val="0"/>
        <w:adjustRightInd w:val="0"/>
        <w:spacing w:line="260" w:lineRule="atLeast"/>
        <w:outlineLvl w:val="0"/>
        <w:rPr>
          <w:rFonts w:asciiTheme="majorHAnsi" w:hAnsiTheme="majorHAnsi" w:cs="Times"/>
          <w:color w:val="000000"/>
          <w:lang w:val="en-GB"/>
        </w:rPr>
      </w:pPr>
      <w:r w:rsidRPr="008E38A4">
        <w:rPr>
          <w:rFonts w:asciiTheme="majorHAnsi" w:hAnsiTheme="majorHAnsi" w:cs="Times"/>
          <w:color w:val="000000"/>
          <w:lang w:val="en-GB"/>
        </w:rPr>
        <w:t>Dynamin interacts with BAR proteins</w:t>
      </w:r>
      <w:r w:rsidR="00777462">
        <w:rPr>
          <w:rFonts w:asciiTheme="majorHAnsi" w:hAnsiTheme="majorHAnsi" w:cs="Times"/>
          <w:color w:val="000000"/>
          <w:lang w:val="en-GB"/>
        </w:rPr>
        <w:t xml:space="preserve"> to cause scission</w:t>
      </w:r>
    </w:p>
    <w:p w14:paraId="185B8A52" w14:textId="689BF1ED" w:rsidR="0042204A" w:rsidRDefault="0042204A" w:rsidP="0042204A">
      <w:pPr>
        <w:widowControl w:val="0"/>
        <w:autoSpaceDE w:val="0"/>
        <w:autoSpaceDN w:val="0"/>
        <w:adjustRightInd w:val="0"/>
        <w:spacing w:after="240" w:line="260" w:lineRule="atLeast"/>
        <w:rPr>
          <w:rFonts w:asciiTheme="majorHAnsi" w:hAnsiTheme="majorHAnsi"/>
          <w:lang w:val="en-GB"/>
        </w:rPr>
      </w:pPr>
      <w:r w:rsidRPr="00DD5006">
        <w:rPr>
          <w:rFonts w:asciiTheme="majorHAnsi" w:hAnsiTheme="majorHAnsi" w:cs="Times"/>
          <w:color w:val="000000"/>
        </w:rPr>
        <w:t>Dynamin arrives at clathrin</w:t>
      </w:r>
      <w:r>
        <w:rPr>
          <w:rFonts w:asciiTheme="majorHAnsi" w:hAnsiTheme="majorHAnsi" w:cs="Times"/>
          <w:color w:val="000000"/>
        </w:rPr>
        <w:t>-</w:t>
      </w:r>
      <w:r w:rsidRPr="00DD5006">
        <w:rPr>
          <w:rFonts w:asciiTheme="majorHAnsi" w:hAnsiTheme="majorHAnsi" w:cs="Times"/>
          <w:color w:val="000000"/>
        </w:rPr>
        <w:t>coated pits v</w:t>
      </w:r>
      <w:r>
        <w:rPr>
          <w:rFonts w:asciiTheme="majorHAnsi" w:hAnsiTheme="majorHAnsi" w:cs="Times"/>
          <w:color w:val="000000"/>
        </w:rPr>
        <w:t>ia interaction</w:t>
      </w:r>
      <w:r w:rsidRPr="00DD5006">
        <w:rPr>
          <w:rFonts w:asciiTheme="majorHAnsi" w:hAnsiTheme="majorHAnsi" w:cs="Times"/>
          <w:color w:val="000000"/>
        </w:rPr>
        <w:t xml:space="preserve"> with BAR proteins </w:t>
      </w:r>
      <w:r w:rsidR="00E14027">
        <w:rPr>
          <w:rFonts w:asciiTheme="majorHAnsi" w:hAnsiTheme="majorHAnsi" w:cs="Times"/>
          <w:color w:val="000000"/>
        </w:rPr>
        <w:t>e</w:t>
      </w:r>
      <w:r w:rsidRPr="00DD5006">
        <w:rPr>
          <w:rFonts w:asciiTheme="majorHAnsi" w:hAnsiTheme="majorHAnsi" w:cs="Times"/>
          <w:color w:val="000000"/>
        </w:rPr>
        <w:t>ndophilin</w:t>
      </w:r>
      <w:r w:rsidR="00D815CB">
        <w:rPr>
          <w:rFonts w:asciiTheme="majorHAnsi" w:hAnsiTheme="majorHAnsi" w:cs="Times"/>
          <w:color w:val="000000"/>
        </w:rPr>
        <w:t xml:space="preserve"> </w:t>
      </w:r>
      <w:r w:rsidRPr="00DD5006">
        <w:rPr>
          <w:rFonts w:asciiTheme="majorHAnsi" w:hAnsiTheme="majorHAnsi" w:cs="Times"/>
          <w:color w:val="000000"/>
        </w:rPr>
        <w:t xml:space="preserve">and </w:t>
      </w:r>
      <w:r w:rsidR="00E14027">
        <w:rPr>
          <w:rFonts w:asciiTheme="majorHAnsi" w:hAnsiTheme="majorHAnsi" w:cs="Times"/>
          <w:color w:val="000000"/>
        </w:rPr>
        <w:t>a</w:t>
      </w:r>
      <w:r w:rsidRPr="00DD5006">
        <w:rPr>
          <w:rFonts w:asciiTheme="majorHAnsi" w:hAnsiTheme="majorHAnsi" w:cs="Times"/>
          <w:color w:val="000000"/>
        </w:rPr>
        <w:t>mphiphysin</w:t>
      </w:r>
      <w:r>
        <w:rPr>
          <w:rFonts w:asciiTheme="majorHAnsi" w:hAnsiTheme="majorHAnsi" w:cs="Times"/>
          <w:color w:val="000000"/>
          <w:lang w:val="en-GB"/>
        </w:rPr>
        <w:fldChar w:fldCharType="begin" w:fldLock="1"/>
      </w:r>
      <w:r w:rsidR="00E97BC1">
        <w:rPr>
          <w:rFonts w:asciiTheme="majorHAnsi" w:hAnsiTheme="majorHAnsi" w:cs="Times"/>
          <w:color w:val="000000"/>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lt;sup&gt;51&lt;/sup&gt;","plainTextFormattedCitation":"51","previouslyFormattedCitation":"&lt;sup&gt;51&lt;/sup&gt;"},"properties":{"noteIndex":0},"schema":"https://github.com/citation-style-language/schema/raw/master/csl-citation.json"}</w:instrText>
      </w:r>
      <w:r>
        <w:rPr>
          <w:rFonts w:asciiTheme="majorHAnsi" w:hAnsiTheme="majorHAnsi" w:cs="Times"/>
          <w:color w:val="000000"/>
          <w:lang w:val="en-GB"/>
        </w:rPr>
        <w:fldChar w:fldCharType="separate"/>
      </w:r>
      <w:r w:rsidR="00036B68" w:rsidRPr="00036B68">
        <w:rPr>
          <w:rFonts w:asciiTheme="majorHAnsi" w:hAnsiTheme="majorHAnsi" w:cs="Times"/>
          <w:noProof/>
          <w:color w:val="000000"/>
          <w:vertAlign w:val="superscript"/>
        </w:rPr>
        <w:t>51</w:t>
      </w:r>
      <w:r>
        <w:rPr>
          <w:rFonts w:asciiTheme="majorHAnsi" w:hAnsiTheme="majorHAnsi" w:cs="Times"/>
          <w:color w:val="000000"/>
          <w:lang w:val="en-GB"/>
        </w:rPr>
        <w:fldChar w:fldCharType="end"/>
      </w:r>
      <w:r w:rsidRPr="004D13AA">
        <w:rPr>
          <w:rFonts w:asciiTheme="majorHAnsi" w:hAnsiTheme="majorHAnsi" w:cs="Times"/>
          <w:color w:val="000000"/>
          <w:lang w:val="en-GB"/>
        </w:rPr>
        <w:t>.</w:t>
      </w:r>
      <w:r>
        <w:rPr>
          <w:rFonts w:asciiTheme="majorHAnsi" w:hAnsiTheme="majorHAnsi" w:cs="Times"/>
          <w:color w:val="000000"/>
          <w:lang w:val="en-GB"/>
        </w:rPr>
        <w:t xml:space="preserve"> </w:t>
      </w:r>
      <w:r w:rsidRPr="00DD5006">
        <w:rPr>
          <w:rFonts w:asciiTheme="majorHAnsi" w:hAnsiTheme="majorHAnsi" w:cs="Times"/>
          <w:color w:val="000000"/>
        </w:rPr>
        <w:t xml:space="preserve">BAR domain proteins </w:t>
      </w:r>
      <w:r w:rsidR="000419ED">
        <w:rPr>
          <w:rFonts w:asciiTheme="majorHAnsi" w:hAnsiTheme="majorHAnsi" w:cs="Times"/>
          <w:color w:val="000000"/>
        </w:rPr>
        <w:t>form</w:t>
      </w:r>
      <w:r w:rsidRPr="00DD5006">
        <w:rPr>
          <w:rFonts w:asciiTheme="majorHAnsi" w:hAnsiTheme="majorHAnsi" w:cs="Times"/>
          <w:color w:val="000000"/>
        </w:rPr>
        <w:t xml:space="preserve"> intrinsically curved protein dimers named for the conserved module contained in their founding members, metazoan BIN</w:t>
      </w:r>
      <w:r>
        <w:rPr>
          <w:rFonts w:asciiTheme="majorHAnsi" w:hAnsiTheme="majorHAnsi" w:cs="Times"/>
          <w:color w:val="000000"/>
        </w:rPr>
        <w:t>/</w:t>
      </w:r>
      <w:r w:rsidRPr="004A74ED">
        <w:rPr>
          <w:rFonts w:asciiTheme="majorHAnsi" w:hAnsiTheme="majorHAnsi" w:cs="Times"/>
          <w:color w:val="000000"/>
        </w:rPr>
        <w:t xml:space="preserve"> </w:t>
      </w:r>
      <w:r w:rsidRPr="00DD5006">
        <w:rPr>
          <w:rFonts w:asciiTheme="majorHAnsi" w:hAnsiTheme="majorHAnsi" w:cs="Times"/>
          <w:color w:val="000000"/>
        </w:rPr>
        <w:t xml:space="preserve">Amphiphysin and yeast proteins Rvs167, Rvs161. </w:t>
      </w:r>
      <w:r>
        <w:rPr>
          <w:rFonts w:asciiTheme="majorHAnsi" w:hAnsiTheme="majorHAnsi" w:cs="Times"/>
          <w:color w:val="000000"/>
        </w:rPr>
        <w:t xml:space="preserve">In addition to the BAR domain, most BAR proteins have additional motifs </w:t>
      </w:r>
      <w:commentRangeStart w:id="53"/>
      <w:r>
        <w:rPr>
          <w:rFonts w:asciiTheme="majorHAnsi" w:hAnsiTheme="majorHAnsi" w:cs="Times"/>
          <w:color w:val="000000"/>
        </w:rPr>
        <w:t>that mediate their interaction with membranes or other pr</w:t>
      </w:r>
      <w:r w:rsidR="00035F7C">
        <w:rPr>
          <w:rFonts w:asciiTheme="majorHAnsi" w:hAnsiTheme="majorHAnsi" w:cs="Times"/>
          <w:color w:val="000000"/>
        </w:rPr>
        <w:t xml:space="preserve">oteins: some BAR proteins </w:t>
      </w:r>
      <w:r>
        <w:rPr>
          <w:rFonts w:asciiTheme="majorHAnsi" w:hAnsiTheme="majorHAnsi" w:cs="Times"/>
          <w:color w:val="000000"/>
        </w:rPr>
        <w:t xml:space="preserve">have an N-terminal amphiphatic helix (N-helix) that is inserted into </w:t>
      </w:r>
      <w:r w:rsidR="002625F5">
        <w:rPr>
          <w:rFonts w:asciiTheme="majorHAnsi" w:hAnsiTheme="majorHAnsi" w:cs="Times"/>
          <w:color w:val="000000"/>
        </w:rPr>
        <w:t>the membrane</w:t>
      </w:r>
      <w:r>
        <w:rPr>
          <w:rFonts w:asciiTheme="majorHAnsi" w:hAnsiTheme="majorHAnsi" w:cs="Times"/>
          <w:color w:val="000000"/>
        </w:rPr>
        <w:t>, phos</w:t>
      </w:r>
      <w:del w:id="54" w:author="Marko" w:date="2018-07-30T15:42:00Z">
        <w:r w:rsidDel="00763AD9">
          <w:rPr>
            <w:rFonts w:asciiTheme="majorHAnsi" w:hAnsiTheme="majorHAnsi" w:cs="Times"/>
            <w:color w:val="000000"/>
          </w:rPr>
          <w:delText>o</w:delText>
        </w:r>
      </w:del>
      <w:r>
        <w:rPr>
          <w:rFonts w:asciiTheme="majorHAnsi" w:hAnsiTheme="majorHAnsi" w:cs="Times"/>
          <w:color w:val="000000"/>
        </w:rPr>
        <w:t>phoinositide binding motifs like phox or pleckstrin homology (PH) domains</w:t>
      </w:r>
      <w:ins w:id="55" w:author="Marko" w:date="2018-07-30T15:43:00Z">
        <w:r w:rsidR="00763AD9">
          <w:rPr>
            <w:rFonts w:asciiTheme="majorHAnsi" w:hAnsiTheme="majorHAnsi" w:cs="Times"/>
            <w:color w:val="000000"/>
          </w:rPr>
          <w:t>, which</w:t>
        </w:r>
      </w:ins>
      <w:r>
        <w:rPr>
          <w:rFonts w:asciiTheme="majorHAnsi" w:hAnsiTheme="majorHAnsi" w:cs="Times"/>
          <w:color w:val="000000"/>
        </w:rPr>
        <w:t xml:space="preserve"> direct BAR proteins to specific lipids within membranes, </w:t>
      </w:r>
      <w:del w:id="56" w:author="Marko" w:date="2018-07-30T15:43:00Z">
        <w:r w:rsidR="0076634D" w:rsidDel="00763AD9">
          <w:rPr>
            <w:rFonts w:asciiTheme="majorHAnsi" w:hAnsiTheme="majorHAnsi" w:cs="Times"/>
            <w:color w:val="000000"/>
          </w:rPr>
          <w:delText>some</w:delText>
        </w:r>
        <w:r w:rsidR="00FF4BFA" w:rsidDel="00763AD9">
          <w:rPr>
            <w:rFonts w:asciiTheme="majorHAnsi" w:hAnsiTheme="majorHAnsi" w:cs="Times"/>
            <w:color w:val="000000"/>
          </w:rPr>
          <w:delText xml:space="preserve"> BAR proteins</w:delText>
        </w:r>
        <w:r w:rsidDel="00763AD9">
          <w:rPr>
            <w:rFonts w:asciiTheme="majorHAnsi" w:hAnsiTheme="majorHAnsi" w:cs="Times"/>
            <w:color w:val="000000"/>
          </w:rPr>
          <w:delText xml:space="preserve"> have</w:delText>
        </w:r>
      </w:del>
      <w:ins w:id="57" w:author="Marko" w:date="2018-07-30T15:43:00Z">
        <w:r w:rsidR="00763AD9">
          <w:rPr>
            <w:rFonts w:asciiTheme="majorHAnsi" w:hAnsiTheme="majorHAnsi" w:cs="Times"/>
            <w:color w:val="000000"/>
          </w:rPr>
          <w:t>or</w:t>
        </w:r>
      </w:ins>
      <w:r w:rsidRPr="004D13AA">
        <w:rPr>
          <w:rFonts w:asciiTheme="majorHAnsi" w:hAnsiTheme="majorHAnsi"/>
          <w:lang w:val="en-GB"/>
        </w:rPr>
        <w:t xml:space="preserve"> Src homology 3 </w:t>
      </w:r>
      <w:r>
        <w:rPr>
          <w:rFonts w:asciiTheme="majorHAnsi" w:hAnsiTheme="majorHAnsi"/>
          <w:lang w:val="en-GB"/>
        </w:rPr>
        <w:t>(</w:t>
      </w:r>
      <w:r>
        <w:rPr>
          <w:rFonts w:asciiTheme="majorHAnsi" w:hAnsiTheme="majorHAnsi" w:cs="Times"/>
          <w:color w:val="000000"/>
        </w:rPr>
        <w:t>SH3) domains that mediate protein-protein interaction</w:t>
      </w:r>
      <w:commentRangeEnd w:id="53"/>
      <w:r w:rsidR="00763AD9">
        <w:rPr>
          <w:rStyle w:val="CommentReference"/>
        </w:rPr>
        <w:commentReference w:id="53"/>
      </w:r>
      <w:r>
        <w:rPr>
          <w:rFonts w:asciiTheme="majorHAnsi" w:hAnsiTheme="majorHAnsi" w:cs="Times"/>
          <w:color w:val="000000"/>
        </w:rPr>
        <w:t xml:space="preserve">. </w:t>
      </w:r>
      <w:r>
        <w:rPr>
          <w:rFonts w:asciiTheme="majorHAnsi" w:hAnsiTheme="majorHAnsi"/>
        </w:rPr>
        <w:t>T</w:t>
      </w:r>
      <w:r w:rsidRPr="004D13AA">
        <w:rPr>
          <w:rFonts w:asciiTheme="majorHAnsi" w:hAnsiTheme="majorHAnsi"/>
          <w:lang w:val="en-GB"/>
        </w:rPr>
        <w:t xml:space="preserve">hese </w:t>
      </w:r>
      <w:r>
        <w:rPr>
          <w:rFonts w:asciiTheme="majorHAnsi" w:hAnsiTheme="majorHAnsi"/>
          <w:lang w:val="en-GB"/>
        </w:rPr>
        <w:t>SH3</w:t>
      </w:r>
      <w:r w:rsidRPr="004D13AA">
        <w:rPr>
          <w:rFonts w:asciiTheme="majorHAnsi" w:hAnsiTheme="majorHAnsi"/>
          <w:lang w:val="en-GB"/>
        </w:rPr>
        <w:t xml:space="preserve"> region</w:t>
      </w:r>
      <w:r>
        <w:rPr>
          <w:rFonts w:asciiTheme="majorHAnsi" w:hAnsiTheme="majorHAnsi"/>
          <w:lang w:val="en-GB"/>
        </w:rPr>
        <w:t>s act</w:t>
      </w:r>
      <w:r w:rsidRPr="004D13AA">
        <w:rPr>
          <w:rFonts w:asciiTheme="majorHAnsi" w:hAnsiTheme="majorHAnsi"/>
          <w:lang w:val="en-GB"/>
        </w:rPr>
        <w:t xml:space="preserve"> as a scaffold for the p</w:t>
      </w:r>
      <w:r>
        <w:rPr>
          <w:rFonts w:asciiTheme="majorHAnsi" w:hAnsiTheme="majorHAnsi"/>
          <w:lang w:val="en-GB"/>
        </w:rPr>
        <w:t>roline-rich domains of dynamin</w:t>
      </w:r>
      <w:r>
        <w:rPr>
          <w:rFonts w:asciiTheme="majorHAnsi" w:hAnsiTheme="majorHAnsi"/>
        </w:rPr>
        <w:t xml:space="preserve"> </w:t>
      </w:r>
      <w:r>
        <w:rPr>
          <w:rFonts w:asciiTheme="majorHAnsi" w:hAnsiTheme="majorHAnsi"/>
          <w:lang w:val="en-GB"/>
        </w:rPr>
        <w:fldChar w:fldCharType="begin" w:fldLock="1"/>
      </w:r>
      <w:r w:rsidR="00E97BC1">
        <w:rPr>
          <w:rFonts w:asciiTheme="majorHAnsi" w:hAnsiTheme="majorHAnsi"/>
        </w:rPr>
        <w:instrText>ADDIN CSL_CITATION {"citationItems":[{"id":"ITEM-1","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Chemistry","id":"ITEM-1","issue":"20","issued":{"date-parts":[["1997","5","16"]]},"page":"13419-13425","title":"The SH3 Domain of Amphiphysin Binds the Proline-rich Domain of Dynamin at a Single Site That Defines a New SH3 Binding Consensus Sequence","type":"article-journal","volume":"272"},"uris":["http://www.mendeley.com/documents/?uuid=69f15148-7b9b-3cc8-8622-3eca1c8e7975"]}],"mendeley":{"formattedCitation":"&lt;sup&gt;59&lt;/sup&gt;","plainTextFormattedCitation":"59","previouslyFormattedCitation":"&lt;sup&gt;59&lt;/sup&gt;"},"properties":{"noteIndex":0},"schema":"https://github.com/citation-style-language/schema/raw/master/csl-citation.json"}</w:instrText>
      </w:r>
      <w:r>
        <w:rPr>
          <w:rFonts w:asciiTheme="majorHAnsi" w:hAnsiTheme="majorHAnsi"/>
          <w:lang w:val="en-GB"/>
        </w:rPr>
        <w:fldChar w:fldCharType="separate"/>
      </w:r>
      <w:r w:rsidR="00036B68" w:rsidRPr="00036B68">
        <w:rPr>
          <w:rFonts w:asciiTheme="majorHAnsi" w:hAnsiTheme="majorHAnsi"/>
          <w:noProof/>
          <w:vertAlign w:val="superscript"/>
        </w:rPr>
        <w:t>59</w:t>
      </w:r>
      <w:r>
        <w:rPr>
          <w:rFonts w:asciiTheme="majorHAnsi" w:hAnsiTheme="majorHAnsi"/>
          <w:lang w:val="en-GB"/>
        </w:rPr>
        <w:fldChar w:fldCharType="end"/>
      </w:r>
      <w:r w:rsidRPr="004D13AA">
        <w:rPr>
          <w:rFonts w:asciiTheme="majorHAnsi" w:hAnsiTheme="majorHAnsi"/>
          <w:lang w:val="en-GB"/>
        </w:rPr>
        <w:t xml:space="preserve">. </w:t>
      </w:r>
    </w:p>
    <w:p w14:paraId="064DCF46" w14:textId="531A8652" w:rsidR="006C4DA5" w:rsidRDefault="001836C0" w:rsidP="006C4DA5">
      <w:pPr>
        <w:widowControl w:val="0"/>
        <w:autoSpaceDE w:val="0"/>
        <w:autoSpaceDN w:val="0"/>
        <w:adjustRightInd w:val="0"/>
        <w:spacing w:line="260" w:lineRule="atLeast"/>
        <w:outlineLvl w:val="0"/>
        <w:rPr>
          <w:rFonts w:asciiTheme="majorHAnsi" w:hAnsiTheme="majorHAnsi"/>
          <w:lang w:val="en-GB"/>
        </w:rPr>
      </w:pPr>
      <w:r>
        <w:rPr>
          <w:rFonts w:asciiTheme="majorHAnsi" w:hAnsiTheme="majorHAnsi"/>
          <w:lang w:val="en-GB"/>
        </w:rPr>
        <w:t xml:space="preserve">Dynamin </w:t>
      </w:r>
      <w:r w:rsidR="00512BEC">
        <w:rPr>
          <w:rFonts w:asciiTheme="majorHAnsi" w:hAnsiTheme="majorHAnsi"/>
          <w:lang w:val="en-GB"/>
        </w:rPr>
        <w:t>and</w:t>
      </w:r>
      <w:r w:rsidR="004D49B8">
        <w:rPr>
          <w:rFonts w:asciiTheme="majorHAnsi" w:hAnsiTheme="majorHAnsi"/>
          <w:lang w:val="en-GB"/>
        </w:rPr>
        <w:t xml:space="preserve"> BAR proteins </w:t>
      </w:r>
      <w:r w:rsidR="00512BEC">
        <w:rPr>
          <w:rFonts w:asciiTheme="majorHAnsi" w:hAnsiTheme="majorHAnsi"/>
          <w:lang w:val="en-GB"/>
        </w:rPr>
        <w:t>interact</w:t>
      </w:r>
      <w:r w:rsidR="004D49B8">
        <w:rPr>
          <w:rFonts w:asciiTheme="majorHAnsi" w:hAnsiTheme="majorHAnsi"/>
          <w:lang w:val="en-GB"/>
        </w:rPr>
        <w:t xml:space="preserve"> via </w:t>
      </w:r>
      <w:r w:rsidR="0042476F">
        <w:rPr>
          <w:rFonts w:asciiTheme="majorHAnsi" w:hAnsiTheme="majorHAnsi"/>
          <w:lang w:val="en-GB"/>
        </w:rPr>
        <w:t xml:space="preserve">PRD and </w:t>
      </w:r>
      <w:r>
        <w:rPr>
          <w:rFonts w:asciiTheme="majorHAnsi" w:hAnsiTheme="majorHAnsi"/>
          <w:lang w:val="en-GB"/>
        </w:rPr>
        <w:t xml:space="preserve">SH3 </w:t>
      </w:r>
      <w:r w:rsidR="00512BEC">
        <w:rPr>
          <w:rFonts w:asciiTheme="majorHAnsi" w:hAnsiTheme="majorHAnsi"/>
          <w:lang w:val="en-GB"/>
        </w:rPr>
        <w:t>re</w:t>
      </w:r>
      <w:r w:rsidR="0042476F">
        <w:rPr>
          <w:rFonts w:asciiTheme="majorHAnsi" w:hAnsiTheme="majorHAnsi"/>
          <w:lang w:val="en-GB"/>
        </w:rPr>
        <w:t xml:space="preserve">gions </w:t>
      </w:r>
    </w:p>
    <w:p w14:paraId="0168F787" w14:textId="44929FB1" w:rsidR="004D0701" w:rsidRDefault="00E54776" w:rsidP="006C4DA5">
      <w:pPr>
        <w:widowControl w:val="0"/>
        <w:autoSpaceDE w:val="0"/>
        <w:autoSpaceDN w:val="0"/>
        <w:adjustRightInd w:val="0"/>
        <w:spacing w:line="260" w:lineRule="atLeast"/>
        <w:outlineLvl w:val="0"/>
        <w:rPr>
          <w:rFonts w:asciiTheme="majorHAnsi" w:hAnsiTheme="majorHAnsi"/>
          <w:lang w:val="en-GB"/>
        </w:rPr>
      </w:pPr>
      <w:r>
        <w:rPr>
          <w:rFonts w:asciiTheme="majorHAnsi" w:hAnsiTheme="majorHAnsi"/>
          <w:lang w:val="en-GB"/>
        </w:rPr>
        <w:t>Dynamin</w:t>
      </w:r>
      <w:r w:rsidR="006B3AC8">
        <w:rPr>
          <w:rFonts w:asciiTheme="majorHAnsi" w:hAnsiTheme="majorHAnsi"/>
          <w:lang w:val="en-GB"/>
        </w:rPr>
        <w:t>’s PRD interacts with the SH3 domains of</w:t>
      </w:r>
      <w:r>
        <w:rPr>
          <w:rFonts w:asciiTheme="majorHAnsi" w:hAnsiTheme="majorHAnsi"/>
          <w:lang w:val="en-GB"/>
        </w:rPr>
        <w:t xml:space="preserve"> BAR proteins </w:t>
      </w:r>
      <w:r w:rsidR="00D815CB">
        <w:rPr>
          <w:rFonts w:asciiTheme="majorHAnsi" w:hAnsiTheme="majorHAnsi"/>
          <w:lang w:val="en-GB"/>
        </w:rPr>
        <w:t>e</w:t>
      </w:r>
      <w:r>
        <w:rPr>
          <w:rFonts w:asciiTheme="majorHAnsi" w:hAnsiTheme="majorHAnsi"/>
          <w:lang w:val="en-GB"/>
        </w:rPr>
        <w:t xml:space="preserve">ndophilin and </w:t>
      </w:r>
      <w:r w:rsidR="00CF46D2">
        <w:rPr>
          <w:rFonts w:asciiTheme="majorHAnsi" w:hAnsiTheme="majorHAnsi"/>
          <w:lang w:val="en-GB"/>
        </w:rPr>
        <w:t>amphiphysin</w:t>
      </w:r>
      <w:r w:rsidR="00F258CA">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Chemistry","id":"ITEM-2","issue":"20","issued":{"date-parts":[["1997","5","16"]]},"page":"13419-13425","title":"The SH3 Domain of Amphiphysin Binds the Proline-rich Domain of Dynamin at a Single Site That Defines a New SH3 Binding Consensus Sequence","type":"article-journal","volume":"272"},"uris":["http://www.mendeley.com/documents/?uuid=69f15148-7b9b-3cc8-8622-3eca1c8e7975"]},{"id":"ITEM-3","itemData":{"DOI":"10.1074/JBC.274.45.32001","ISSN":"0021-9258","PMID":"10542231","abstract":"The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chemistry","id":"ITEM-3","issue":"45","issued":{"date-parts":[["1999","11","5"]]},"page":"32001-7","publisher":"American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specificity.","type":"article-journal","volume":"274"},"uris":["http://www.mendeley.com/documents/?uuid=c15e4bb5-41a2-34d6-9fce-2987f680e1ca"]},{"id":"ITEM-4","itemData":{"DOI":"10.1083/jcb.200107075","ISSN":"0021-9525","abstract":"Endophilin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Biology","id":"ITEM-4","issue":"2","issued":{"date-parts":[["2001","10"]]},"language":"eng","page":"193-200","title":"Generation of high curvature membranes mediated by direct endophilin bilayer interactions","type":"article-journal","volume":"155"},"uris":["http://www.mendeley.com/documents/?uuid=a87ec1cb-b3dc-4cb6-8c9e-fc10d75b124e"]}],"mendeley":{"formattedCitation":"&lt;sup&gt;59–62&lt;/sup&gt;","plainTextFormattedCitation":"59–62","previouslyFormattedCitation":"&lt;sup&gt;59–62&lt;/sup&gt;"},"properties":{"noteIndex":0},"schema":"https://github.com/citation-style-language/schema/raw/master/csl-citation.json"}</w:instrText>
      </w:r>
      <w:r w:rsidR="00F258CA">
        <w:rPr>
          <w:rFonts w:asciiTheme="majorHAnsi" w:hAnsiTheme="majorHAnsi"/>
          <w:lang w:val="en-GB"/>
        </w:rPr>
        <w:fldChar w:fldCharType="separate"/>
      </w:r>
      <w:r w:rsidR="00036B68" w:rsidRPr="00036B68">
        <w:rPr>
          <w:rFonts w:asciiTheme="majorHAnsi" w:hAnsiTheme="majorHAnsi"/>
          <w:noProof/>
          <w:vertAlign w:val="superscript"/>
          <w:lang w:val="en-GB"/>
        </w:rPr>
        <w:t>59–62</w:t>
      </w:r>
      <w:r w:rsidR="00F258CA">
        <w:rPr>
          <w:rFonts w:asciiTheme="majorHAnsi" w:hAnsiTheme="majorHAnsi"/>
          <w:lang w:val="en-GB"/>
        </w:rPr>
        <w:fldChar w:fldCharType="end"/>
      </w:r>
      <w:r w:rsidR="00BF5749">
        <w:rPr>
          <w:rFonts w:asciiTheme="majorHAnsi" w:hAnsiTheme="majorHAnsi"/>
          <w:lang w:val="en-GB"/>
        </w:rPr>
        <w:t xml:space="preserve">. Endophilin recruitment is reduced in the absence of dynamin, </w:t>
      </w:r>
      <w:r w:rsidR="007A330C">
        <w:rPr>
          <w:rFonts w:asciiTheme="majorHAnsi" w:hAnsiTheme="majorHAnsi"/>
          <w:lang w:val="en-GB"/>
        </w:rPr>
        <w:t xml:space="preserve">and </w:t>
      </w:r>
      <w:commentRangeStart w:id="58"/>
      <w:r w:rsidR="00F5481F">
        <w:rPr>
          <w:rFonts w:asciiTheme="majorHAnsi" w:hAnsiTheme="majorHAnsi"/>
          <w:lang w:val="en-GB"/>
        </w:rPr>
        <w:t>appears</w:t>
      </w:r>
      <w:commentRangeEnd w:id="58"/>
      <w:r w:rsidR="00F5763B">
        <w:rPr>
          <w:rStyle w:val="CommentReference"/>
        </w:rPr>
        <w:commentReference w:id="58"/>
      </w:r>
      <w:r w:rsidR="00F5481F">
        <w:rPr>
          <w:rFonts w:asciiTheme="majorHAnsi" w:hAnsiTheme="majorHAnsi"/>
          <w:lang w:val="en-GB"/>
        </w:rPr>
        <w:t xml:space="preserve"> to inhibit the GTPase action of dynamin</w:t>
      </w:r>
      <w:r w:rsidR="00F5481F">
        <w:rPr>
          <w:rFonts w:asciiTheme="majorHAnsi" w:hAnsiTheme="majorHAnsi"/>
          <w:lang w:val="en-GB"/>
        </w:rPr>
        <w:fldChar w:fldCharType="begin" w:fldLock="1"/>
      </w:r>
      <w:r w:rsidR="00E97BC1">
        <w:rPr>
          <w:rFonts w:asciiTheme="majorHAnsi" w:hAnsiTheme="majorHAnsi"/>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interactions","type":"article-journal","volume":"155"},"uris":["http://www.mendeley.com/documents/?uuid=a87ec1cb-b3dc-4cb6-8c9e-fc10d75b124e"]},{"id":"ITEM-3","itemData":{"DOI":"10.1074/jbc.M112.444869","ISSN":"1083-351X","PMID":"23297414","abstract":"Dynamin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chemistry","id":"ITEM-3","issue":"9","issued":{"date-parts":[["2013","3","1"]]},"page":"6651-61","publisher":"American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lt;sup&gt;60,62,63&lt;/sup&gt;","plainTextFormattedCitation":"60,62,63","previouslyFormattedCitation":"&lt;sup&gt;60,62,63&lt;/sup&gt;"},"properties":{"noteIndex":0},"schema":"https://github.com/citation-style-language/schema/raw/master/csl-citation.json"}</w:instrText>
      </w:r>
      <w:r w:rsidR="00F5481F">
        <w:rPr>
          <w:rFonts w:asciiTheme="majorHAnsi" w:hAnsiTheme="majorHAnsi"/>
          <w:lang w:val="en-GB"/>
        </w:rPr>
        <w:fldChar w:fldCharType="separate"/>
      </w:r>
      <w:r w:rsidR="00036B68" w:rsidRPr="00036B68">
        <w:rPr>
          <w:rFonts w:asciiTheme="majorHAnsi" w:hAnsiTheme="majorHAnsi"/>
          <w:noProof/>
          <w:vertAlign w:val="superscript"/>
          <w:lang w:val="en-GB"/>
        </w:rPr>
        <w:t>60,62,63</w:t>
      </w:r>
      <w:r w:rsidR="00F5481F">
        <w:rPr>
          <w:rFonts w:asciiTheme="majorHAnsi" w:hAnsiTheme="majorHAnsi"/>
          <w:lang w:val="en-GB"/>
        </w:rPr>
        <w:fldChar w:fldCharType="end"/>
      </w:r>
      <w:r w:rsidR="00F5481F">
        <w:rPr>
          <w:rFonts w:asciiTheme="majorHAnsi" w:hAnsiTheme="majorHAnsi"/>
          <w:lang w:val="en-GB"/>
        </w:rPr>
        <w:t>, while dynamin recruitment is decreased without endophilin. A</w:t>
      </w:r>
      <w:r w:rsidR="00BF5749">
        <w:rPr>
          <w:rFonts w:asciiTheme="majorHAnsi" w:hAnsiTheme="majorHAnsi"/>
          <w:lang w:val="en-GB"/>
        </w:rPr>
        <w:t>mphiphysin levels are unchanged</w:t>
      </w:r>
      <w:r w:rsidR="00F5481F">
        <w:rPr>
          <w:rFonts w:asciiTheme="majorHAnsi" w:hAnsiTheme="majorHAnsi"/>
          <w:lang w:val="en-GB"/>
        </w:rPr>
        <w:t xml:space="preserve"> in absence of dynamin</w:t>
      </w:r>
      <w:r w:rsidR="00BF5749">
        <w:rPr>
          <w:rFonts w:asciiTheme="majorHAnsi" w:hAnsiTheme="majorHAnsi"/>
          <w:lang w:val="en-GB"/>
        </w:rPr>
        <w:t>, while deletion of amphiphysin results in increased recruitment and prolonged lifetimes of dynamin</w:t>
      </w:r>
      <w:r w:rsidR="007A330C">
        <w:rPr>
          <w:rFonts w:asciiTheme="majorHAnsi" w:hAnsiTheme="majorHAnsi"/>
          <w:lang w:val="en-GB"/>
        </w:rPr>
        <w:t xml:space="preserve"> and absence of membrane scission</w:t>
      </w:r>
      <w:r w:rsidR="007A330C">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lt;sup&gt;60&lt;/sup&gt;","plainTextFormattedCitation":"60","previouslyFormattedCitation":"&lt;sup&gt;60&lt;/sup&gt;"},"properties":{"noteIndex":0},"schema":"https://github.com/citation-style-language/schema/raw/master/csl-citation.json"}</w:instrText>
      </w:r>
      <w:r w:rsidR="007A330C">
        <w:rPr>
          <w:rFonts w:asciiTheme="majorHAnsi" w:hAnsiTheme="majorHAnsi"/>
          <w:lang w:val="en-GB"/>
        </w:rPr>
        <w:fldChar w:fldCharType="separate"/>
      </w:r>
      <w:r w:rsidR="00036B68" w:rsidRPr="00036B68">
        <w:rPr>
          <w:rFonts w:asciiTheme="majorHAnsi" w:hAnsiTheme="majorHAnsi"/>
          <w:noProof/>
          <w:vertAlign w:val="superscript"/>
          <w:lang w:val="en-GB"/>
        </w:rPr>
        <w:t>60</w:t>
      </w:r>
      <w:r w:rsidR="007A330C">
        <w:rPr>
          <w:rFonts w:asciiTheme="majorHAnsi" w:hAnsiTheme="majorHAnsi"/>
          <w:lang w:val="en-GB"/>
        </w:rPr>
        <w:fldChar w:fldCharType="end"/>
      </w:r>
      <w:r w:rsidR="00F5481F">
        <w:rPr>
          <w:rFonts w:asciiTheme="majorHAnsi" w:hAnsiTheme="majorHAnsi"/>
          <w:lang w:val="en-GB"/>
        </w:rPr>
        <w:t>.</w:t>
      </w:r>
      <w:r w:rsidR="00BF5749">
        <w:rPr>
          <w:rFonts w:asciiTheme="majorHAnsi" w:hAnsiTheme="majorHAnsi"/>
          <w:lang w:val="en-GB"/>
        </w:rPr>
        <w:t xml:space="preserve"> These</w:t>
      </w:r>
      <w:r w:rsidR="00AC571C">
        <w:rPr>
          <w:rFonts w:asciiTheme="majorHAnsi" w:hAnsiTheme="majorHAnsi"/>
          <w:lang w:val="en-GB"/>
        </w:rPr>
        <w:t xml:space="preserve"> results </w:t>
      </w:r>
      <w:r w:rsidR="009621A1">
        <w:rPr>
          <w:rFonts w:asciiTheme="majorHAnsi" w:hAnsiTheme="majorHAnsi"/>
          <w:lang w:val="en-GB"/>
        </w:rPr>
        <w:t>suggest</w:t>
      </w:r>
      <w:r w:rsidR="00BF5749">
        <w:rPr>
          <w:rFonts w:asciiTheme="majorHAnsi" w:hAnsiTheme="majorHAnsi"/>
          <w:lang w:val="en-GB"/>
        </w:rPr>
        <w:t xml:space="preserve"> a role for amphiphysin for disassembly of dynamin </w:t>
      </w:r>
      <w:r w:rsidR="005D64E8">
        <w:rPr>
          <w:rFonts w:asciiTheme="majorHAnsi" w:hAnsiTheme="majorHAnsi"/>
          <w:lang w:val="en-GB"/>
        </w:rPr>
        <w:t>involving</w:t>
      </w:r>
      <w:r w:rsidR="00BF5749">
        <w:rPr>
          <w:rFonts w:asciiTheme="majorHAnsi" w:hAnsiTheme="majorHAnsi"/>
          <w:lang w:val="en-GB"/>
        </w:rPr>
        <w:t xml:space="preserve"> GTP hydrolysis, and </w:t>
      </w:r>
      <w:r w:rsidR="0051581D">
        <w:rPr>
          <w:rFonts w:asciiTheme="majorHAnsi" w:hAnsiTheme="majorHAnsi"/>
          <w:lang w:val="en-GB"/>
        </w:rPr>
        <w:t>a role for endophilin in dynamin assembly</w:t>
      </w:r>
      <w:r w:rsidR="002F2327">
        <w:rPr>
          <w:rFonts w:asciiTheme="majorHAnsi" w:hAnsiTheme="majorHAnsi"/>
          <w:lang w:val="en-GB"/>
        </w:rPr>
        <w:t>, although the mechanistic interplay between the two BAR proteins with dynamin</w:t>
      </w:r>
      <w:r w:rsidR="0068417B">
        <w:rPr>
          <w:rFonts w:asciiTheme="majorHAnsi" w:hAnsiTheme="majorHAnsi"/>
          <w:lang w:val="en-GB"/>
        </w:rPr>
        <w:t xml:space="preserve"> is still debated</w:t>
      </w:r>
      <w:r w:rsidR="002F2327">
        <w:rPr>
          <w:rFonts w:asciiTheme="majorHAnsi" w:hAnsiTheme="majorHAnsi"/>
          <w:lang w:val="en-GB"/>
        </w:rPr>
        <w:t>, and the sequence of events is not clear</w:t>
      </w:r>
      <w:r w:rsidR="00882CA8">
        <w:rPr>
          <w:rFonts w:asciiTheme="majorHAnsi" w:hAnsiTheme="majorHAnsi"/>
          <w:lang w:val="en-GB"/>
        </w:rPr>
        <w:fldChar w:fldCharType="begin" w:fldLock="1"/>
      </w:r>
      <w:r w:rsidR="00E97BC1">
        <w:rPr>
          <w:rFonts w:asciiTheme="majorHAnsi" w:hAnsiTheme="majorHAnsi"/>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endophilin","type":"article-journal","volume":"6"},"uris":["http://www.mendeley.com/documents/?uuid=aeaa79c2-cd6c-3814-b4b6-e5ed02aa3905"]},{"id":"ITEM-2","itemData":{"DOI":"10.1074/jbc.M113.490474","ISSN":"1083-351X","PMID":"23861397","abstract":"Dynamin-2 (Dyn2) is ubiquitously expressed and catalyzes membrane fission during clathrin-mediated endocytosis in nonneuronal cells. We have previously shown that Dyn2 inefficiently generates membrane curvature and only mediates fission of highly curved membranes. This led to the hypothesis that other endocytic accessory proteins (EAPs) generate curvature needed to sculpt a sufficiently narrow neck to trigger Dyn2 assembly and fission. Candidates for this activity are EAPs that bind to the dynamin proline/arginine-rich domain (PRD) through their SH3 (src homology-3) domains and also encode curvature-generating BAR (Bin/Amphiphysin/Rvs) domains. We show that at low concentrations, amphiphysin and endophilin, but not SNX9 or the curvature-generating epsin N-terminal homology (ENTH) domain, are able to generate tubules from planar membrane templates and to synergize with Dyn2ΔPRD to catalyze vesicle release. Unexpectedly, SH3-PRD interactions were inhibitory and reciprocally regulate scaffold assembly. Of the three proteins studied, only full-length amphiphysin functions synergistically with full-length Dyn2 to catalyze vesicle release. The differential activity of these proteins correlates with the relative potency of their positive, curvature-generating activity, and the negative regulatory effects mediated by SH3 domain interactions. Our findings reveal opportunities for the spatio-temporal coordination of membrane curvature generation, dynamin assembly, and fission during clathrin-mediated endocytosis.","author":[{"dropping-particle":"","family":"Neumann","given":"Sylvia","non-dropping-particle":"","parse-names":false,"suffix":""},{"dropping-particle":"","family":"Schmid","given":"Sandra L","non-dropping-particle":"","parse-names":false,"suffix":""}],"container-title":"The Journal of biological chemistry","id":"ITEM-2","issue":"35","issued":{"date-parts":[["2013","8","30"]]},"page":"25119-28","publisher":"American Society for Biochemistry and Molecular Biology","title":"Dual role of BAR domain-containing proteins in regulating vesicle release catalyzed by the GTPase, dynamin-2.","type":"article-journal","volume":"288"},"uris":["http://www.mendeley.com/documents/?uuid=441044e7-82ac-39ac-b265-e55fc22f6430"]}],"mendeley":{"formattedCitation":"&lt;sup&gt;63,64&lt;/sup&gt;","plainTextFormattedCitation":"63,64","previouslyFormattedCitation":"&lt;sup&gt;63,64&lt;/sup&gt;"},"properties":{"noteIndex":0},"schema":"https://github.com/citation-style-language/schema/raw/master/csl-citation.json"}</w:instrText>
      </w:r>
      <w:r w:rsidR="00882CA8">
        <w:rPr>
          <w:rFonts w:asciiTheme="majorHAnsi" w:hAnsiTheme="majorHAnsi"/>
          <w:lang w:val="en-GB"/>
        </w:rPr>
        <w:fldChar w:fldCharType="separate"/>
      </w:r>
      <w:r w:rsidR="00036B68" w:rsidRPr="00036B68">
        <w:rPr>
          <w:rFonts w:asciiTheme="majorHAnsi" w:hAnsiTheme="majorHAnsi"/>
          <w:noProof/>
          <w:vertAlign w:val="superscript"/>
          <w:lang w:val="en-GB"/>
        </w:rPr>
        <w:t>63,64</w:t>
      </w:r>
      <w:r w:rsidR="00882CA8">
        <w:rPr>
          <w:rFonts w:asciiTheme="majorHAnsi" w:hAnsiTheme="majorHAnsi"/>
          <w:lang w:val="en-GB"/>
        </w:rPr>
        <w:fldChar w:fldCharType="end"/>
      </w:r>
      <w:r w:rsidR="0051581D">
        <w:rPr>
          <w:rFonts w:asciiTheme="majorHAnsi" w:hAnsiTheme="majorHAnsi"/>
          <w:lang w:val="en-GB"/>
        </w:rPr>
        <w:t>.</w:t>
      </w:r>
      <w:r w:rsidR="00BF5749">
        <w:rPr>
          <w:rFonts w:asciiTheme="majorHAnsi" w:hAnsiTheme="majorHAnsi"/>
          <w:lang w:val="en-GB"/>
        </w:rPr>
        <w:t xml:space="preserve"> </w:t>
      </w:r>
      <w:r w:rsidR="00FD75FF">
        <w:rPr>
          <w:rFonts w:asciiTheme="majorHAnsi" w:hAnsiTheme="majorHAnsi"/>
          <w:lang w:val="en-GB"/>
        </w:rPr>
        <w:t>D</w:t>
      </w:r>
      <w:r w:rsidR="00BF5749">
        <w:rPr>
          <w:rFonts w:asciiTheme="majorHAnsi" w:hAnsiTheme="majorHAnsi"/>
          <w:lang w:val="en-GB"/>
        </w:rPr>
        <w:t xml:space="preserve">ynamin </w:t>
      </w:r>
      <w:commentRangeStart w:id="59"/>
      <w:r w:rsidR="00250492">
        <w:rPr>
          <w:rFonts w:asciiTheme="majorHAnsi" w:hAnsiTheme="majorHAnsi"/>
          <w:lang w:val="en-GB"/>
        </w:rPr>
        <w:t>localization</w:t>
      </w:r>
      <w:r w:rsidR="00730098">
        <w:rPr>
          <w:rFonts w:asciiTheme="majorHAnsi" w:hAnsiTheme="majorHAnsi"/>
          <w:lang w:val="en-GB"/>
        </w:rPr>
        <w:t xml:space="preserve"> to localize to</w:t>
      </w:r>
      <w:commentRangeEnd w:id="59"/>
      <w:r w:rsidR="00847789">
        <w:rPr>
          <w:rStyle w:val="CommentReference"/>
        </w:rPr>
        <w:commentReference w:id="59"/>
      </w:r>
      <w:r w:rsidR="00730098">
        <w:rPr>
          <w:rFonts w:asciiTheme="majorHAnsi" w:hAnsiTheme="majorHAnsi"/>
          <w:lang w:val="en-GB"/>
        </w:rPr>
        <w:t xml:space="preserve"> clathrin-coated pits</w:t>
      </w:r>
      <w:r w:rsidR="00250492">
        <w:rPr>
          <w:rFonts w:asciiTheme="majorHAnsi" w:hAnsiTheme="majorHAnsi"/>
          <w:lang w:val="en-GB"/>
        </w:rPr>
        <w:t xml:space="preserve"> is </w:t>
      </w:r>
      <w:commentRangeStart w:id="60"/>
      <w:r w:rsidR="00250492">
        <w:rPr>
          <w:rFonts w:asciiTheme="majorHAnsi" w:hAnsiTheme="majorHAnsi"/>
          <w:lang w:val="en-GB"/>
        </w:rPr>
        <w:t xml:space="preserve">not dependent </w:t>
      </w:r>
      <w:commentRangeEnd w:id="60"/>
      <w:r w:rsidR="00F17756">
        <w:rPr>
          <w:rStyle w:val="CommentReference"/>
        </w:rPr>
        <w:commentReference w:id="60"/>
      </w:r>
      <w:r w:rsidR="00250492">
        <w:rPr>
          <w:rFonts w:asciiTheme="majorHAnsi" w:hAnsiTheme="majorHAnsi"/>
          <w:lang w:val="en-GB"/>
        </w:rPr>
        <w:t>on</w:t>
      </w:r>
      <w:r w:rsidR="00BF5749">
        <w:rPr>
          <w:rFonts w:asciiTheme="majorHAnsi" w:hAnsiTheme="majorHAnsi"/>
          <w:lang w:val="en-GB"/>
        </w:rPr>
        <w:t xml:space="preserve"> BAR proteins, </w:t>
      </w:r>
      <w:r w:rsidR="00512B5F">
        <w:rPr>
          <w:rFonts w:asciiTheme="majorHAnsi" w:hAnsiTheme="majorHAnsi"/>
          <w:lang w:val="en-GB"/>
        </w:rPr>
        <w:t xml:space="preserve">but </w:t>
      </w:r>
      <w:r w:rsidR="00BF5749">
        <w:rPr>
          <w:rFonts w:asciiTheme="majorHAnsi" w:hAnsiTheme="majorHAnsi"/>
          <w:lang w:val="en-GB"/>
        </w:rPr>
        <w:t xml:space="preserve">both GTP hydrolysis and interaction </w:t>
      </w:r>
      <w:r w:rsidR="007D0C8B">
        <w:rPr>
          <w:rFonts w:asciiTheme="majorHAnsi" w:hAnsiTheme="majorHAnsi"/>
          <w:lang w:val="en-GB"/>
        </w:rPr>
        <w:t>with</w:t>
      </w:r>
      <w:r w:rsidR="00BF5749">
        <w:rPr>
          <w:rFonts w:asciiTheme="majorHAnsi" w:hAnsiTheme="majorHAnsi"/>
          <w:lang w:val="en-GB"/>
        </w:rPr>
        <w:t xml:space="preserve"> BAR proteins is necessary for efficient vesicle scission</w:t>
      </w:r>
      <w:r w:rsidR="00BF5749">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scission.","type":"article-journal","volume":"288"},"uris":["http://www.mendeley.com/documents/?uuid=4b2f970d-a580-3e52-835a-64a7965864a7"]},{"id":"ITEM-2","itemData":{"ISSN":"0036-8075","PMID":"9092476","abstract":"The proline-rich COOH-terminal region of dynamin binds various Src homology 3 (SH3) domain-containing proteins, but the physiological role of these interactions is unknown. In living nerve terminals, the function of the interaction with SH3 domains was examined. Amphiphysin contains an SH3 domain and is a major dynamin binding partner at the synapse. Microinjection of amphiphysin's SH3 domain or of a dynamin peptide containing the SH3 binding site inhibited synaptic vesicle endocytosis at the stage of invaginated clathrin-coated pits, which resulted in an activity-dependent distortion of the synaptic architecture and a depression of transmitter release. These findings demonstrate that SH3-mediated interactions are required for dynamin function and support an essential role of clathrin-mediated endocytosis in synaptic vesicle recycling.","author":[{"dropping-particle":"","family":"Shupliakov","given":"O","non-dropping-particle":"","parse-names":false,"suffix":""},{"dropping-particle":"","family":"Löw","given":"P","non-dropping-particle":"","parse-names":false,"suffix":""},{"dropping-particle":"","family":"Grabs","given":"D","non-dropping-particle":"","parse-names":false,"suffix":""},{"dropping-particle":"","family":"Gad","given":"H","non-dropping-particle":"","parse-names":false,"suffix":""},{"dropping-particle":"","family":"Chen","given":"H","non-dropping-particle":"","parse-names":false,"suffix":""},{"dropping-particle":"","family":"David","given":"C","non-dropping-particle":"","parse-names":false,"suffix":""},{"dropping-particle":"","family":"Takei","given":"K","non-dropping-particle":"","parse-names":false,"suffix":""},{"dropping-particle":"","family":"Camilli","given":"P","non-dropping-particle":"De","parse-names":false,"suffix":""},{"dropping-particle":"","family":"Brodin","given":"L","non-dropping-particle":"","parse-names":false,"suffix":""}],"container-title":"Science (New York, N.Y.)","id":"ITEM-2","issue":"5310","issued":{"date-parts":[["1997","4","11"]]},"page":"259-63","title":"Synaptic vesicle endocytosis impaired by disruption of dynamin-SH3 domain interactions.","type":"article-journal","volume":"276"},"uris":["http://www.mendeley.com/documents/?uuid=458075b2-3705-3663-8ddc-38c391e19ae1"]}],"mendeley":{"formattedCitation":"&lt;sup&gt;60,65&lt;/sup&gt;","plainTextFormattedCitation":"60,65","previouslyFormattedCitation":"&lt;sup&gt;60,65&lt;/sup&gt;"},"properties":{"noteIndex":0},"schema":"https://github.com/citation-style-language/schema/raw/master/csl-citation.json"}</w:instrText>
      </w:r>
      <w:r w:rsidR="00BF5749">
        <w:rPr>
          <w:rFonts w:asciiTheme="majorHAnsi" w:hAnsiTheme="majorHAnsi"/>
          <w:lang w:val="en-GB"/>
        </w:rPr>
        <w:fldChar w:fldCharType="separate"/>
      </w:r>
      <w:r w:rsidR="00036B68" w:rsidRPr="00036B68">
        <w:rPr>
          <w:rFonts w:asciiTheme="majorHAnsi" w:hAnsiTheme="majorHAnsi"/>
          <w:noProof/>
          <w:vertAlign w:val="superscript"/>
          <w:lang w:val="en-GB"/>
        </w:rPr>
        <w:t>60,65</w:t>
      </w:r>
      <w:r w:rsidR="00BF5749">
        <w:rPr>
          <w:rFonts w:asciiTheme="majorHAnsi" w:hAnsiTheme="majorHAnsi"/>
          <w:lang w:val="en-GB"/>
        </w:rPr>
        <w:fldChar w:fldCharType="end"/>
      </w:r>
      <w:r w:rsidR="00BF5749">
        <w:rPr>
          <w:rFonts w:asciiTheme="majorHAnsi" w:hAnsiTheme="majorHAnsi"/>
          <w:lang w:val="en-GB"/>
        </w:rPr>
        <w:t>.</w:t>
      </w:r>
    </w:p>
    <w:p w14:paraId="3B6418E8" w14:textId="77777777" w:rsidR="006C4DA5" w:rsidRDefault="006C4DA5" w:rsidP="006C4DA5">
      <w:pPr>
        <w:widowControl w:val="0"/>
        <w:autoSpaceDE w:val="0"/>
        <w:autoSpaceDN w:val="0"/>
        <w:adjustRightInd w:val="0"/>
        <w:spacing w:line="260" w:lineRule="atLeast"/>
        <w:outlineLvl w:val="0"/>
        <w:rPr>
          <w:rFonts w:asciiTheme="majorHAnsi" w:hAnsiTheme="majorHAnsi"/>
          <w:lang w:val="en-GB"/>
        </w:rPr>
      </w:pPr>
    </w:p>
    <w:p w14:paraId="0A1C6329" w14:textId="77777777" w:rsidR="006C4DA5" w:rsidRDefault="006C4DA5" w:rsidP="006C4DA5">
      <w:pPr>
        <w:widowControl w:val="0"/>
        <w:autoSpaceDE w:val="0"/>
        <w:autoSpaceDN w:val="0"/>
        <w:adjustRightInd w:val="0"/>
        <w:spacing w:line="260" w:lineRule="atLeast"/>
        <w:outlineLvl w:val="0"/>
        <w:rPr>
          <w:rFonts w:asciiTheme="majorHAnsi" w:hAnsiTheme="majorHAnsi"/>
          <w:lang w:val="en-GB"/>
        </w:rPr>
      </w:pPr>
    </w:p>
    <w:p w14:paraId="3B2A90C2" w14:textId="1BD37D99" w:rsidR="004D0701" w:rsidRPr="00A664B3" w:rsidRDefault="009A4C20" w:rsidP="003C6CA7">
      <w:pPr>
        <w:widowControl w:val="0"/>
        <w:autoSpaceDE w:val="0"/>
        <w:autoSpaceDN w:val="0"/>
        <w:adjustRightInd w:val="0"/>
        <w:spacing w:after="240" w:line="260" w:lineRule="atLeast"/>
        <w:outlineLvl w:val="0"/>
        <w:rPr>
          <w:rFonts w:asciiTheme="majorHAnsi" w:hAnsiTheme="majorHAnsi" w:cs="Times"/>
          <w:b/>
          <w:color w:val="000000"/>
          <w:lang w:val="en-GB"/>
        </w:rPr>
      </w:pPr>
      <w:r w:rsidRPr="00A664B3">
        <w:rPr>
          <w:rFonts w:asciiTheme="majorHAnsi" w:hAnsiTheme="majorHAnsi" w:cs="Times"/>
          <w:b/>
          <w:color w:val="000000"/>
          <w:lang w:val="en-GB"/>
        </w:rPr>
        <w:t>Membrane scission in yeast</w:t>
      </w:r>
    </w:p>
    <w:p w14:paraId="39257160" w14:textId="77777777" w:rsidR="008E38A4" w:rsidRDefault="00A664B3" w:rsidP="003C6CA7">
      <w:pPr>
        <w:widowControl w:val="0"/>
        <w:autoSpaceDE w:val="0"/>
        <w:autoSpaceDN w:val="0"/>
        <w:adjustRightInd w:val="0"/>
        <w:spacing w:line="260" w:lineRule="atLeast"/>
        <w:outlineLvl w:val="0"/>
        <w:rPr>
          <w:rFonts w:asciiTheme="majorHAnsi" w:hAnsiTheme="majorHAnsi" w:cs="Times"/>
          <w:color w:val="000000"/>
          <w:lang w:val="en-GB"/>
        </w:rPr>
      </w:pPr>
      <w:r>
        <w:rPr>
          <w:rFonts w:asciiTheme="majorHAnsi" w:hAnsiTheme="majorHAnsi" w:cs="Times"/>
          <w:color w:val="000000"/>
          <w:lang w:val="en-GB"/>
        </w:rPr>
        <w:t>Yeast dynamin-like proteins</w:t>
      </w:r>
    </w:p>
    <w:p w14:paraId="510DC6FD" w14:textId="55E0FABE" w:rsidR="00C7474A" w:rsidRPr="00312EA1" w:rsidRDefault="00C7474A" w:rsidP="00312EA1">
      <w:pPr>
        <w:widowControl w:val="0"/>
        <w:autoSpaceDE w:val="0"/>
        <w:autoSpaceDN w:val="0"/>
        <w:adjustRightInd w:val="0"/>
        <w:spacing w:after="240" w:line="260" w:lineRule="atLeast"/>
        <w:rPr>
          <w:rFonts w:asciiTheme="majorHAnsi" w:hAnsiTheme="majorHAnsi" w:cs="Times"/>
          <w:color w:val="000000"/>
          <w:lang w:val="en-GB"/>
        </w:rPr>
      </w:pPr>
      <w:r>
        <w:rPr>
          <w:rFonts w:asciiTheme="majorHAnsi" w:hAnsiTheme="majorHAnsi"/>
        </w:rPr>
        <w:t>In yeast,</w:t>
      </w:r>
      <w:r w:rsidRPr="009542B0">
        <w:rPr>
          <w:rFonts w:asciiTheme="majorHAnsi" w:hAnsiTheme="majorHAnsi"/>
        </w:rPr>
        <w:t xml:space="preserve"> three dynamin</w:t>
      </w:r>
      <w:r>
        <w:rPr>
          <w:rFonts w:asciiTheme="majorHAnsi" w:hAnsiTheme="majorHAnsi"/>
        </w:rPr>
        <w:t>-</w:t>
      </w:r>
      <w:r w:rsidRPr="009542B0">
        <w:rPr>
          <w:rFonts w:asciiTheme="majorHAnsi" w:hAnsiTheme="majorHAnsi"/>
        </w:rPr>
        <w:t xml:space="preserve">like </w:t>
      </w:r>
      <w:r>
        <w:rPr>
          <w:rFonts w:asciiTheme="majorHAnsi" w:hAnsiTheme="majorHAnsi"/>
        </w:rPr>
        <w:t>large GTPases</w:t>
      </w:r>
      <w:r w:rsidRPr="009542B0">
        <w:rPr>
          <w:rFonts w:asciiTheme="majorHAnsi" w:hAnsiTheme="majorHAnsi"/>
        </w:rPr>
        <w:t xml:space="preserve"> </w:t>
      </w:r>
      <w:r>
        <w:rPr>
          <w:rFonts w:asciiTheme="majorHAnsi" w:hAnsiTheme="majorHAnsi"/>
        </w:rPr>
        <w:t>have been identified: Vps1, Dnm1, and Mgm1. Dnm1 and Mgm1 are involved in mitochondrial fission and fusion</w:t>
      </w:r>
      <w:r>
        <w:rPr>
          <w:rFonts w:asciiTheme="majorHAnsi" w:hAnsiTheme="majorHAnsi"/>
        </w:rPr>
        <w:fldChar w:fldCharType="begin" w:fldLock="1"/>
      </w:r>
      <w:r w:rsidR="00E97BC1">
        <w:rPr>
          <w:rFonts w:asciiTheme="majorHAnsi" w:hAnsiTheme="majorHAnsi"/>
        </w:rPr>
        <w:instrText>ADDIN CSL_CITATION {"citationItems":[{"id":"ITEM-1","itemData":{"DOI":"10.1016/J.TCB.2007.08.006","ISSN":"0962-8924","abstract":"In many organisms, ranging from yeast to humans, mitochondria fuse and divide to change their morphology in response to a multitude of signals. During the past decade, work using yeast and mammalian cells has identified much of the machinery required for fusion and division, including the dynamin-related GTPases – mitofusins (Fzo1p in yeast) and OPA1 (Mgm1p in yeast) for fusion and Drp1 (Dnm1p) for division. However, the mechanisms by which cells regulate these dynamic processes have remained largely unknown. Recent studies have uncovered regulatory mechanisms that control the activity, assembly, distribution and stability of the key components for mitochondrial fusion and division. In this review, we discuss how mitochondrial dynamics are controlled and how these events are coordinated with cell growth, mitosis, apoptosis and human diseases.","author":[{"dropping-particle":"","family":"Cerveny","given":"Kara L.","non-dropping-particle":"","parse-names":false,"suffix":""},{"dropping-particle":"","family":"Tamura","given":"Yasushi","non-dropping-particle":"","parse-names":false,"suffix":""},{"dropping-particle":"","family":"Zhang","given":"Zhongyan","non-dropping-particle":"","parse-names":false,"suffix":""},{"dropping-particle":"","family":"Jensen","given":"Robert E.","non-dropping-particle":"","parse-names":false,"suffix":""},{"dropping-particle":"","family":"Sesaki","given":"Hiromi","non-dropping-particle":"","parse-names":false,"suffix":""}],"container-title":"Trends in Cell Biology","id":"ITEM-1","issue":"11","issued":{"date-parts":[["2007","11","1"]]},"page":"563-569","publisher":"Elsevier Current Trends","title":"Regulation of mitochondrial fusion and division","type":"article-journal","volume":"17"},"uris":["http://www.mendeley.com/documents/?uuid=0bd4e094-76ef-3c67-8381-4cf076acef7d"]}],"mendeley":{"formattedCitation":"&lt;sup&gt;66&lt;/sup&gt;","plainTextFormattedCitation":"66","previouslyFormattedCitation":"&lt;sup&gt;66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66</w:t>
      </w:r>
      <w:r>
        <w:rPr>
          <w:rFonts w:asciiTheme="majorHAnsi" w:hAnsiTheme="majorHAnsi"/>
        </w:rPr>
        <w:fldChar w:fldCharType="end"/>
      </w:r>
      <w:r>
        <w:rPr>
          <w:rFonts w:asciiTheme="majorHAnsi" w:hAnsiTheme="majorHAnsi"/>
        </w:rPr>
        <w:t>. Vps1 is essential for vacuolar protein sorting</w:t>
      </w:r>
      <w:r>
        <w:rPr>
          <w:rFonts w:asciiTheme="majorHAnsi" w:hAnsiTheme="majorHAnsi"/>
        </w:rPr>
        <w:fldChar w:fldCharType="begin" w:fldLock="1"/>
      </w:r>
      <w:r w:rsidR="00E97BC1">
        <w:rPr>
          <w:rFonts w:asciiTheme="majorHAnsi" w:hAnsiTheme="majorHAnsi"/>
        </w:rPr>
        <w:instrText>ADDIN CSL_CITATION {"citationItems":[{"id":"ITEM-1","itemData":{"DOI":"10.1016/0092-8674(90)90070-U","ISSN":"0092-8674","PMID":"2112425","abstract":"Members of the Mx protein family promote interferon-inducible resistance to viral infection in mammals and act by unknown mechanisms. We identified an Mx-like protein in yeast and present genetic evidence for its cellular function. This protein, the VPS1 product, is essential for vacuolar protein sorting, normal organization of intracellular membranes, and growth at high temperature, implying that Mx-like proteins are engaged in fundamental cellular processes in eukaryotes. Vps1p contains a tripartite GTP binding motif, which suggests that binding to GTP is essential to its role in protein sorting. Vps1p-specific antibody labels punctate cytoplasmic structures that condense to larger structures in a Golgi-accumulating sec7 mutant; thus, Vps1p may associate with an intermediate organelle of the secretory pathway.","author":[{"dropping-particle":"","family":"Rothman","given":"J H","non-dropping-particle":"","parse-names":false,"suffix":""},{"dropping-particle":"","family":"Raymond","given":"C K","non-dropping-particle":"","parse-names":false,"suffix":""},{"dropping-particle":"","family":"Gilbert","given":"T","non-dropping-particle":"","parse-names":false,"suffix":""},{"dropping-particle":"","family":"O'Hara","given":"P J","non-dropping-particle":"","parse-names":false,"suffix":""},{"dropping-particle":"","family":"Stevens","given":"T H","non-dropping-particle":"","parse-names":false,"suffix":""}],"container-title":"Cell","id":"ITEM-1","issue":"6","issued":{"date-parts":[["1990","6","15"]]},"page":"1063-74","publisher":"Elsevier","title":"A putative GTP binding protein homologous to interferon-inducible Mx proteins performs an essential function in yeast protein sorting.","type":"article-journal","volume":"61"},"uris":["http://www.mendeley.com/documents/?uuid=76522e65-cef4-37ab-a98f-2281d4dc0082"]}],"mendeley":{"formattedCitation":"&lt;sup&gt;67&lt;/sup&gt;","plainTextFormattedCitation":"67","previouslyFormattedCitation":"&lt;sup&gt;67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67</w:t>
      </w:r>
      <w:r>
        <w:rPr>
          <w:rFonts w:asciiTheme="majorHAnsi" w:hAnsiTheme="majorHAnsi"/>
        </w:rPr>
        <w:fldChar w:fldCharType="end"/>
      </w:r>
      <w:r>
        <w:rPr>
          <w:rFonts w:asciiTheme="majorHAnsi" w:hAnsiTheme="majorHAnsi"/>
        </w:rPr>
        <w:t>, is involved in fission and fusion of vacuoles</w:t>
      </w:r>
      <w:r>
        <w:rPr>
          <w:rFonts w:asciiTheme="majorHAnsi" w:hAnsiTheme="majorHAnsi"/>
        </w:rPr>
        <w:fldChar w:fldCharType="begin" w:fldLock="1"/>
      </w:r>
      <w:r w:rsidR="00E97BC1">
        <w:rPr>
          <w:rFonts w:asciiTheme="majorHAnsi" w:hAnsiTheme="majorHAnsi"/>
        </w:rPr>
        <w:instrText>ADDIN CSL_CITATION {"citationItems":[{"id":"ITEM-1","itemData":{"DOI":"10.1016/j.cell.2004.11.023","ISSN":"0092-8674","PMID":"15550248","abstract":"Membrane fusion and fission are antagonistic reactions controlled by different proteins. Dynamins promote membrane fission by GTP-driven changes of conformation and polymerization state, while SNAREs fuse membranes by forming complexes between t- and v-SNAREs from apposed vesicles. Here, we describe a role of the dynamin-like GTPase Vps1p in fusion of yeast vacuoles. Vps1p forms polymers that couple several t-SNAREs together. At the onset of fusion, the SNARE-activating ATPase Sec18p/NSF and the t-SNARE depolymerize Vps1p and release it from the membrane. This activity is independent of the SNARE coactivator Sec17p/alpha-SNAP and of the v-SNARE. Vps1p release liberates the t-SNAREs for initiating fusion and at the same time disrupts fission activity. We propose that reciprocal control between fusion and fission components exists, which may prevent futile cycles of fission and fusion.","author":[{"dropping-particle":"","family":"Peters","given":"Christopher","non-dropping-particle":"","parse-names":false,"suffix":""},{"dropping-particle":"","family":"Baars","given":"Tonie L","non-dropping-particle":"","parse-names":false,"suffix":""},{"dropping-particle":"","family":"Bühler","given":"Susanne","non-dropping-particle":"","parse-names":false,"suffix":""},{"dropping-particle":"","family":"Mayer","given":"Andreas","non-dropping-particle":"","parse-names":false,"suffix":""}],"container-title":"Cell","id":"ITEM-1","issue":"5","issued":{"date-parts":[["2004","11","24"]]},"page":"667-78","publisher":"Elsevier","title":"Mutual control of membrane fission and fusion proteins.","type":"article-journal","volume":"119"},"uris":["http://www.mendeley.com/documents/?uuid=8e9898fe-3cd3-351f-adfb-175fcdd47fca"]}],"mendeley":{"formattedCitation":"&lt;sup&gt;68&lt;/sup&gt;","plainTextFormattedCitation":"68","previouslyFormattedCitation":"&lt;sup&gt;68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68</w:t>
      </w:r>
      <w:r>
        <w:rPr>
          <w:rFonts w:asciiTheme="majorHAnsi" w:hAnsiTheme="majorHAnsi"/>
        </w:rPr>
        <w:fldChar w:fldCharType="end"/>
      </w:r>
      <w:r>
        <w:rPr>
          <w:rFonts w:asciiTheme="majorHAnsi" w:hAnsiTheme="majorHAnsi"/>
        </w:rPr>
        <w:t xml:space="preserve"> and peroxisomes</w:t>
      </w:r>
      <w:r>
        <w:rPr>
          <w:rFonts w:asciiTheme="majorHAnsi" w:hAnsiTheme="majorHAnsi"/>
        </w:rPr>
        <w:fldChar w:fldCharType="begin" w:fldLock="1"/>
      </w:r>
      <w:r w:rsidR="00E97BC1">
        <w:rPr>
          <w:rFonts w:asciiTheme="majorHAnsi" w:hAnsiTheme="majorHAnsi"/>
        </w:rPr>
        <w:instrText>ADDIN CSL_CITATION {"citationItems":[{"id":"ITEM-1","itemData":{"DOI":"10.1083/jcb.200107028","ISSN":"0021-9525","author":[{"dropping-particle":"","family":"Hoepfner","given":"Dominic","non-dropping-particle":"","parse-names":false,"suffix":""},{"dropping-particle":"","family":"Berg","given":"Marlene","non-dropping-particle":"van den","parse-names":false,"suffix":""},{"dropping-particle":"","family":"Philippsen","given":"Peter","non-dropping-particle":"","parse-names":false,"suffix":""},{"dropping-particle":"","family":"Tabak","given":"Henk F.","non-dropping-particle":"","parse-names":false,"suffix":""},{"dropping-particle":"","family":"Hettema","given":"Ewald H.","non-dropping-particle":"","parse-names":false,"suffix":""}],"container-title":"The Journal of Cell Biology","id":"ITEM-1","issue":"6","issued":{"date-parts":[["2001","12","10"]]},"page":"979-990","title":"A role for Vps1p, actin, and the Myo2p motor in peroxisome abundance and inheritance in &lt;i&gt;Saccharomyces cerevisiae&lt;/i&gt;","type":"article-journal","volume":"155"},"uris":["http://www.mendeley.com/documents/?uuid=3e09d752-d886-3233-a629-78b37b494c2a"]}],"mendeley":{"formattedCitation":"&lt;sup&gt;69&lt;/sup&gt;","plainTextFormattedCitation":"69","previouslyFormattedCitation":"&lt;sup&gt;69&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69</w:t>
      </w:r>
      <w:r>
        <w:rPr>
          <w:rFonts w:asciiTheme="majorHAnsi" w:hAnsiTheme="majorHAnsi"/>
        </w:rPr>
        <w:fldChar w:fldCharType="end"/>
      </w:r>
      <w:r>
        <w:rPr>
          <w:rFonts w:asciiTheme="majorHAnsi" w:hAnsiTheme="majorHAnsi"/>
        </w:rPr>
        <w:t>, is required for regulation of golgi to endosomal trafficking</w:t>
      </w:r>
      <w:r>
        <w:rPr>
          <w:rFonts w:asciiTheme="majorHAnsi" w:hAnsiTheme="majorHAnsi"/>
        </w:rPr>
        <w:fldChar w:fldCharType="begin" w:fldLock="1"/>
      </w:r>
      <w:r w:rsidR="00E97BC1">
        <w:rPr>
          <w:rFonts w:asciiTheme="majorHAnsi" w:hAnsiTheme="majorHAnsi"/>
        </w:rPr>
        <w:instrText>ADDIN CSL_CITATION {"citationItems":[{"id":"ITEM-1","itemData":{"DOI":"10.1093/EMBOJ/21.4.602","ISSN":"0261-4189","PMID":"11847108","abstract":"Yeast produce two classes of secretory vesicles (SVs) that differ in both density and cargo protein content. In late-acting secretory mutants (e.g. snc1(ala43) and sec6-4), both low- (LDSV) and high-density (HDSV) classes of vesicles accumulate at restrictive temperatures. Here, we have found that disruptions in the genes encoding a dynamin-related protein (VPS1) or clathrin heavy chain (CHC1) abolish HDSV production, yielding LDSVs that contain all secreted cargos. Interestingly, disruption of the PEP12 gene, which encodes the t-SNARE that mediates all Golgi to pre-vacuolar compartment (PVC) transport, also abolishes HDSV production. In contrast, deletions in genes that selectively confer vacuolar hydrolase sorting to the PVC or protein transport to the vacuole (i.e. VPS34 and VAM3, respectively) have no effect. Thus, one branch of the secretory pathway in yeast involves an intermediate sorting compartment and has a specific requirement for clathrin and a dynamin-related protein in SV biogenesis.","author":[{"dropping-particle":"","family":"Gurunathan","given":"Sangiliyandi","non-dropping-particle":"","parse-names":false,"suffix":""},{"dropping-particle":"","family":"David","given":"Doris","non-dropping-particle":"","parse-names":false,"suffix":""},{"dropping-particle":"","family":"Gerst","given":"Jeffrey E","non-dropping-particle":"","parse-names":false,"suffix":""}],"container-title":"The EMBO journal","id":"ITEM-1","issue":"4","issued":{"date-parts":[["2002","2","15"]]},"page":"602-14","publisher":"European Molecular Biology Organization","title":"Dynamin and clathrin are required for the biogenesis of a distinct class of secretory vesicles in yeast.","type":"article-journal","volume":"21"},"uris":["http://www.mendeley.com/documents/?uuid=62f451f1-c37f-342b-a017-c6e5eff2dc22"]}],"mendeley":{"formattedCitation":"&lt;sup&gt;70&lt;/sup&gt;","plainTextFormattedCitation":"70","previouslyFormattedCitation":"&lt;sup&gt;70&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70</w:t>
      </w:r>
      <w:r>
        <w:rPr>
          <w:rFonts w:asciiTheme="majorHAnsi" w:hAnsiTheme="majorHAnsi"/>
        </w:rPr>
        <w:fldChar w:fldCharType="end"/>
      </w:r>
      <w:r>
        <w:rPr>
          <w:rFonts w:asciiTheme="majorHAnsi" w:hAnsiTheme="majorHAnsi"/>
        </w:rPr>
        <w:t xml:space="preserve">, and </w:t>
      </w:r>
      <w:r w:rsidR="008424B4">
        <w:rPr>
          <w:rFonts w:asciiTheme="majorHAnsi" w:hAnsiTheme="majorHAnsi"/>
        </w:rPr>
        <w:t>may</w:t>
      </w:r>
      <w:r>
        <w:rPr>
          <w:rFonts w:asciiTheme="majorHAnsi" w:hAnsiTheme="majorHAnsi"/>
        </w:rPr>
        <w:t xml:space="preserve"> arrive at early endocytic events</w:t>
      </w:r>
      <w:r>
        <w:rPr>
          <w:rFonts w:asciiTheme="majorHAnsi" w:hAnsiTheme="majorHAnsi"/>
        </w:rPr>
        <w:fldChar w:fldCharType="begin" w:fldLock="1"/>
      </w:r>
      <w:r w:rsidR="00E97BC1">
        <w:rPr>
          <w:rFonts w:asciiTheme="majorHAnsi" w:hAnsiTheme="majorHAnsi"/>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lt;/sup&gt;","plainTextFormattedCitation":"71","previouslyFormattedCitation":"&lt;sup&gt;71&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71</w:t>
      </w:r>
      <w:r>
        <w:rPr>
          <w:rFonts w:asciiTheme="majorHAnsi" w:hAnsiTheme="majorHAnsi"/>
        </w:rPr>
        <w:fldChar w:fldCharType="end"/>
      </w:r>
      <w:r>
        <w:rPr>
          <w:rFonts w:asciiTheme="majorHAnsi" w:hAnsiTheme="majorHAnsi"/>
        </w:rPr>
        <w:t xml:space="preserve">. </w:t>
      </w:r>
      <w:r w:rsidR="00033156">
        <w:rPr>
          <w:rFonts w:asciiTheme="majorHAnsi" w:hAnsiTheme="majorHAnsi"/>
        </w:rPr>
        <w:t xml:space="preserve">None of the three </w:t>
      </w:r>
      <w:r w:rsidR="00033156">
        <w:rPr>
          <w:rFonts w:asciiTheme="majorHAnsi" w:hAnsiTheme="majorHAnsi"/>
        </w:rPr>
        <w:lastRenderedPageBreak/>
        <w:t xml:space="preserve">yeast dynamins have </w:t>
      </w:r>
      <w:r w:rsidR="00D6437C">
        <w:rPr>
          <w:rFonts w:asciiTheme="majorHAnsi" w:hAnsiTheme="majorHAnsi"/>
        </w:rPr>
        <w:t>the typical PH domain</w:t>
      </w:r>
      <w:r w:rsidR="00741DAD">
        <w:rPr>
          <w:rFonts w:asciiTheme="majorHAnsi" w:hAnsiTheme="majorHAnsi"/>
        </w:rPr>
        <w:fldChar w:fldCharType="begin" w:fldLock="1"/>
      </w:r>
      <w:r w:rsidR="00E97BC1">
        <w:rPr>
          <w:rFonts w:asciiTheme="majorHAnsi" w:hAnsiTheme="majorHAnsi"/>
        </w:rPr>
        <w:instrText>ADDIN CSL_CITATION {"citationItems":[{"id":"ITEM-1","itemData":{"DOI":"10.1083/jcb.201207079","ISSN":"1540-8140","PMID":"23148233","abstract":"To initiate mitochondrial fission, dynamin-related proteins (DRPs) must bind specific adaptors on the outer mitochondrial membrane. The structural features underlying this interaction are poorly understood. Using yeast as a model, we show that the Insert B domain of the Dnm1 guanosine triphosphatase (a DRP) contains a novel motif required for association with the mitochondrial adaptor Mdv1. Mutation of this conserved motif specifically disrupted Dnm1-Mdv1 interactions, blocking Dnm1 recruitment and mitochondrial fission. Suppressor mutations in Mdv1 that restored Dnm1-Mdv1 interactions and fission identified potential protein-binding interfaces on the Mdv1 β-propeller domain. These results define the first known function for Insert B in DRP-adaptor interactions. Based on the variability of Insert B sequences and adaptor proteins, we propose that Insert B domains and mitochondrial adaptors have coevolved to meet the unique requirements for mitochondrial fission of different organisms.","author":[{"dropping-particle":"","family":"Bui","given":"Huyen T","non-dropping-particle":"","parse-names":false,"suffix":""},{"dropping-particle":"","family":"Karren","given":"Mary A","non-dropping-particle":"","parse-names":false,"suffix":""},{"dropping-particle":"","family":"Bhar","given":"Debjani","non-dropping-particle":"","parse-names":false,"suffix":""},{"dropping-particle":"","family":"Shaw","given":"Janet M","non-dropping-particle":"","parse-names":false,"suffix":""}],"container-title":"The Journal of cell biology","id":"ITEM-1","issue":"4","issued":{"date-parts":[["2012","11","12"]]},"page":"613-22","publisher":"Rockefeller University Press","title":"A novel motif in the yeast mitochondrial dynamin Dnm1 is essential for adaptor binding and membrane recruitment.","type":"article-journal","volume":"199"},"uris":["http://www.mendeley.com/documents/?uuid=2a5f95ac-9cf9-316b-8d2c-661a2c6986e3"]},{"id":"ITEM-2","itemData":{"DOI":"10.15698/mic2016.04.490","ISSN":"23112638","author":[{"dropping-particle":"","family":"Moustaq","given":"Laila","non-dropping-particle":"","parse-names":false,"suffix":""},{"dropping-particle":"","family":"Smaczynska-de Rooij","given":"Iwona I.","non-dropping-particle":"","parse-names":false,"suffix":""},{"dropping-particle":"","family":"Palmer","given":"Sarah E.","non-dropping-particle":"","parse-names":false,"suffix":""},{"dropping-particle":"","family":"Marklew","given":"Christopher J.","non-dropping-particle":"","parse-names":false,"suffix":""},{"dropping-particle":"","family":"Ayscough","given":"Kathryn R.","non-dropping-particle":"","parse-names":false,"suffix":""}],"container-title":"Microbial Cell","id":"ITEM-2","issue":"4","issued":{"date-parts":[["2016","4","4"]]},"page":"147-158","title":"Insights into dynamin-associated disorders through analysis of equivalent mutations in the yeast dynamin Vps1","type":"article-journal","volume":"3"},"uris":["http://www.mendeley.com/documents/?uuid=d1da91aa-45c9-3a97-8271-f3f093198a44"]}],"mendeley":{"formattedCitation":"&lt;sup&gt;72,73&lt;/sup&gt;","plainTextFormattedCitation":"72,73","previouslyFormattedCitation":"&lt;sup&gt;72,73&lt;/sup&gt;"},"properties":{"noteIndex":0},"schema":"https://github.com/citation-style-language/schema/raw/master/csl-citation.json"}</w:instrText>
      </w:r>
      <w:r w:rsidR="00741DAD">
        <w:rPr>
          <w:rFonts w:asciiTheme="majorHAnsi" w:hAnsiTheme="majorHAnsi"/>
        </w:rPr>
        <w:fldChar w:fldCharType="separate"/>
      </w:r>
      <w:r w:rsidR="00036B68" w:rsidRPr="00036B68">
        <w:rPr>
          <w:rFonts w:asciiTheme="majorHAnsi" w:hAnsiTheme="majorHAnsi"/>
          <w:noProof/>
          <w:vertAlign w:val="superscript"/>
        </w:rPr>
        <w:t>72,73</w:t>
      </w:r>
      <w:r w:rsidR="00741DAD">
        <w:rPr>
          <w:rFonts w:asciiTheme="majorHAnsi" w:hAnsiTheme="majorHAnsi"/>
        </w:rPr>
        <w:fldChar w:fldCharType="end"/>
      </w:r>
      <w:r w:rsidR="00D6437C">
        <w:rPr>
          <w:rFonts w:asciiTheme="majorHAnsi" w:hAnsiTheme="majorHAnsi"/>
        </w:rPr>
        <w:t xml:space="preserve"> that </w:t>
      </w:r>
      <w:r w:rsidR="00A3441F">
        <w:rPr>
          <w:rFonts w:asciiTheme="majorHAnsi" w:hAnsiTheme="majorHAnsi"/>
        </w:rPr>
        <w:t xml:space="preserve">in </w:t>
      </w:r>
      <w:commentRangeStart w:id="61"/>
      <w:del w:id="62" w:author="Marko" w:date="2018-07-31T14:19:00Z">
        <w:r w:rsidR="00D6437C" w:rsidDel="00DE7FC4">
          <w:rPr>
            <w:rFonts w:asciiTheme="majorHAnsi" w:hAnsiTheme="majorHAnsi"/>
          </w:rPr>
          <w:delText xml:space="preserve">mammalian </w:delText>
        </w:r>
      </w:del>
      <w:ins w:id="63" w:author="Marko" w:date="2018-07-31T14:19:00Z">
        <w:r w:rsidR="00DE7FC4">
          <w:rPr>
            <w:rFonts w:asciiTheme="majorHAnsi" w:hAnsiTheme="majorHAnsi"/>
          </w:rPr>
          <w:t>mammal</w:t>
        </w:r>
        <w:r w:rsidR="00DE7FC4">
          <w:rPr>
            <w:rFonts w:asciiTheme="majorHAnsi" w:hAnsiTheme="majorHAnsi"/>
          </w:rPr>
          <w:t>s</w:t>
        </w:r>
        <w:commentRangeEnd w:id="61"/>
        <w:r w:rsidR="007C4230">
          <w:rPr>
            <w:rStyle w:val="CommentReference"/>
          </w:rPr>
          <w:commentReference w:id="61"/>
        </w:r>
        <w:r w:rsidR="00DE7FC4">
          <w:rPr>
            <w:rFonts w:asciiTheme="majorHAnsi" w:hAnsiTheme="majorHAnsi"/>
          </w:rPr>
          <w:t xml:space="preserve"> </w:t>
        </w:r>
      </w:ins>
      <w:r w:rsidR="00D6437C">
        <w:rPr>
          <w:rFonts w:asciiTheme="majorHAnsi" w:hAnsiTheme="majorHAnsi"/>
        </w:rPr>
        <w:t>interact</w:t>
      </w:r>
      <w:r w:rsidR="00A3441F">
        <w:rPr>
          <w:rFonts w:asciiTheme="majorHAnsi" w:hAnsiTheme="majorHAnsi"/>
        </w:rPr>
        <w:t>s</w:t>
      </w:r>
      <w:r w:rsidR="00D6437C">
        <w:rPr>
          <w:rFonts w:asciiTheme="majorHAnsi" w:hAnsiTheme="majorHAnsi"/>
        </w:rPr>
        <w:t xml:space="preserve"> with the lipid bilayer. Instead, an “InsertB” region likely performs the same function. Although </w:t>
      </w:r>
      <w:r>
        <w:rPr>
          <w:rFonts w:asciiTheme="majorHAnsi" w:hAnsiTheme="majorHAnsi"/>
        </w:rPr>
        <w:t xml:space="preserve">yeast dynamins </w:t>
      </w:r>
      <w:r w:rsidR="00D6437C">
        <w:rPr>
          <w:rFonts w:asciiTheme="majorHAnsi" w:hAnsiTheme="majorHAnsi"/>
        </w:rPr>
        <w:t xml:space="preserve">also do not </w:t>
      </w:r>
      <w:r w:rsidRPr="009542B0">
        <w:rPr>
          <w:rFonts w:asciiTheme="majorHAnsi" w:hAnsiTheme="majorHAnsi"/>
        </w:rPr>
        <w:t xml:space="preserve">have </w:t>
      </w:r>
      <w:r w:rsidR="005530B8">
        <w:rPr>
          <w:rFonts w:asciiTheme="majorHAnsi" w:hAnsiTheme="majorHAnsi"/>
        </w:rPr>
        <w:t>PRDs</w:t>
      </w:r>
      <w:r w:rsidRPr="009542B0">
        <w:rPr>
          <w:rFonts w:asciiTheme="majorHAnsi" w:hAnsiTheme="majorHAnsi"/>
        </w:rPr>
        <w:t xml:space="preserve"> that could interact with the SH3 domain</w:t>
      </w:r>
      <w:r w:rsidR="006839D5">
        <w:rPr>
          <w:rFonts w:asciiTheme="majorHAnsi" w:hAnsiTheme="majorHAnsi"/>
        </w:rPr>
        <w:t>s</w:t>
      </w:r>
      <w:r w:rsidRPr="009542B0">
        <w:rPr>
          <w:rFonts w:asciiTheme="majorHAnsi" w:hAnsiTheme="majorHAnsi"/>
        </w:rPr>
        <w:t xml:space="preserve"> of </w:t>
      </w:r>
      <w:r w:rsidR="006839D5">
        <w:rPr>
          <w:rFonts w:asciiTheme="majorHAnsi" w:hAnsiTheme="majorHAnsi"/>
        </w:rPr>
        <w:t xml:space="preserve">yeast </w:t>
      </w:r>
      <w:r w:rsidRPr="009542B0">
        <w:rPr>
          <w:rFonts w:asciiTheme="majorHAnsi" w:hAnsiTheme="majorHAnsi"/>
        </w:rPr>
        <w:t>BAR proteins</w:t>
      </w:r>
      <w:r>
        <w:rPr>
          <w:rFonts w:asciiTheme="majorHAnsi" w:hAnsiTheme="majorHAnsi"/>
        </w:rPr>
        <w:t xml:space="preserve">, Vps1 has been shown to interact with </w:t>
      </w:r>
      <w:del w:id="64" w:author="Marko" w:date="2018-07-31T14:20:00Z">
        <w:r w:rsidDel="007C4230">
          <w:rPr>
            <w:rFonts w:asciiTheme="majorHAnsi" w:hAnsiTheme="majorHAnsi"/>
          </w:rPr>
          <w:delText xml:space="preserve">the </w:delText>
        </w:r>
      </w:del>
      <w:r>
        <w:rPr>
          <w:rFonts w:asciiTheme="majorHAnsi" w:hAnsiTheme="majorHAnsi"/>
        </w:rPr>
        <w:t xml:space="preserve">clathrin and other endocytic proteins </w:t>
      </w:r>
      <w:r>
        <w:rPr>
          <w:rFonts w:asciiTheme="majorHAnsi" w:hAnsiTheme="majorHAnsi"/>
        </w:rPr>
        <w:fldChar w:fldCharType="begin" w:fldLock="1"/>
      </w:r>
      <w:r w:rsidR="00224BA4">
        <w:rPr>
          <w:rFonts w:asciiTheme="majorHAnsi" w:hAnsiTheme="majorHAnsi"/>
        </w:rPr>
        <w:instrText>ADDIN CSL_CITATION {"citationItems":[{"id":"ITEM-1","itemData":{"DOI":"10.1016/J.EJCB.2017.02.004","ISSN":"0171-9335","abstract":"The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Biology","id":"ITEM-1","issue":"2","issued":{"date-parts":[["2017","3","1"]]},"page":"182-197","publisher":"Urban &amp; Fischer","title":"Yeast dynamin Vps1 associates with clathrin to facilitate vesicular trafficking and controls Golgi homeostasis","type":"article-journal","volume":"96"},"uris":["http://www.mendeley.com/documents/?uuid=a1346c88-aa79-378c-9b8b-d78995332172"]},{"id":"ITEM-2","itemData":{"DOI":"10.1242/jcs.01239","ISSN":"0021-9533, 1477-9137","author":[{"dropping-particle":"","family":"Yu","given":"X.","non-dropping-particle":"","parse-names":false,"suffix":""}],"container-title":"Journal of Cell Science","id":"ITEM-2","issue":"17","issued":{"date-parts":[["2004","9"]]},"language":"en","page":"3839-3853","title":"The yeast dynamin-related GTPase Vps1p functions in the organization of the actin cytoskeleton via interaction with Sla1p","type":"article-journal","volume":"117"},"uris":["http://www.mendeley.com/documents/?uuid=af0c3602-e978-4893-a333-2c3796eac680"]},{"id":"ITEM-3","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Biology","id":"ITEM-3","issue":"7","issued":{"date-parts":[["2010","7"]]},"language":"en","page":"499-508","title":"The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71,74,75&lt;/sup&gt;","plainTextFormattedCitation":"71,74,75","previouslyFormattedCitation":"&lt;sup&gt;71,74,75&lt;/sup&gt;"},"properties":{"noteIndex":0},"schema":"https://github.com/citation-style-language/schema/raw/master/csl-citation.json"}</w:instrText>
      </w:r>
      <w:r>
        <w:rPr>
          <w:rFonts w:asciiTheme="majorHAnsi" w:hAnsiTheme="majorHAnsi"/>
        </w:rPr>
        <w:fldChar w:fldCharType="separate"/>
      </w:r>
      <w:r w:rsidR="002F5A8B" w:rsidRPr="002F5A8B">
        <w:rPr>
          <w:rFonts w:asciiTheme="majorHAnsi" w:hAnsiTheme="majorHAnsi"/>
          <w:noProof/>
          <w:vertAlign w:val="superscript"/>
        </w:rPr>
        <w:t>71,74,75</w:t>
      </w:r>
      <w:r>
        <w:rPr>
          <w:rFonts w:asciiTheme="majorHAnsi" w:hAnsiTheme="majorHAnsi"/>
        </w:rPr>
        <w:fldChar w:fldCharType="end"/>
      </w:r>
      <w:r w:rsidR="003C6218">
        <w:rPr>
          <w:rFonts w:asciiTheme="majorHAnsi" w:hAnsiTheme="majorHAnsi"/>
        </w:rPr>
        <w:t>, though other</w:t>
      </w:r>
      <w:r w:rsidR="005D138A">
        <w:rPr>
          <w:rFonts w:asciiTheme="majorHAnsi" w:hAnsiTheme="majorHAnsi"/>
        </w:rPr>
        <w:t xml:space="preserve"> work has failed to observe localization of Vps1 at endocytic sites</w:t>
      </w:r>
      <w:r w:rsidR="006F3E99">
        <w:rPr>
          <w:rFonts w:asciiTheme="majorHAnsi" w:hAnsiTheme="majorHAnsi"/>
        </w:rPr>
        <w:fldChar w:fldCharType="begin" w:fldLock="1"/>
      </w:r>
      <w:r w:rsidR="002F5A8B">
        <w:rPr>
          <w:rFonts w:asciiTheme="majorHAnsi" w:hAnsiTheme="majorHAnsi"/>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scission","type":"article-journal","volume":"108"},"uris":["http://www.mendeley.com/documents/?uuid=1d4da551-0940-4073-bef8-5c70449e054e"]},{"id":"ITEM-2","itemData":{"DOI":"10.1016/J.EJCB.2017.02.004","ISSN":"0171-9335","abstract":"The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Biology","id":"ITEM-2","issue":"2","issued":{"date-parts":[["2017","3","1"]]},"page":"182-197","publisher":"Urban &amp; Fischer","title":"Yeast dynamin Vps1 associates with clathrin to facilitate vesicular trafficking and controls Golgi homeostasis","type":"article-journal","volume":"96"},"uris":["http://www.mendeley.com/documents/?uuid=a1346c88-aa79-378c-9b8b-d78995332172"]}],"mendeley":{"formattedCitation":"&lt;sup&gt;41,74&lt;/sup&gt;","plainTextFormattedCitation":"41,74","previouslyFormattedCitation":"&lt;sup&gt;41,74&lt;/sup&gt;"},"properties":{"noteIndex":0},"schema":"https://github.com/citation-style-language/schema/raw/master/csl-citation.json"}</w:instrText>
      </w:r>
      <w:r w:rsidR="006F3E99">
        <w:rPr>
          <w:rFonts w:asciiTheme="majorHAnsi" w:hAnsiTheme="majorHAnsi"/>
        </w:rPr>
        <w:fldChar w:fldCharType="separate"/>
      </w:r>
      <w:r w:rsidR="006F3E99" w:rsidRPr="006F3E99">
        <w:rPr>
          <w:rFonts w:asciiTheme="majorHAnsi" w:hAnsiTheme="majorHAnsi"/>
          <w:noProof/>
          <w:vertAlign w:val="superscript"/>
        </w:rPr>
        <w:t>41,74</w:t>
      </w:r>
      <w:r w:rsidR="006F3E99">
        <w:rPr>
          <w:rFonts w:asciiTheme="majorHAnsi" w:hAnsiTheme="majorHAnsi"/>
        </w:rPr>
        <w:fldChar w:fldCharType="end"/>
      </w:r>
      <w:r w:rsidR="005D138A">
        <w:rPr>
          <w:rFonts w:asciiTheme="majorHAnsi" w:hAnsiTheme="majorHAnsi"/>
        </w:rPr>
        <w:t xml:space="preserve">. </w:t>
      </w:r>
      <w:r>
        <w:rPr>
          <w:rFonts w:asciiTheme="majorHAnsi" w:hAnsiTheme="majorHAnsi"/>
        </w:rPr>
        <w:t>The role of Vps1 in endocytosis is not clear, but it is a candidate for the role of the canonical dynamin in CME.</w:t>
      </w:r>
    </w:p>
    <w:p w14:paraId="3BE27CB2" w14:textId="466B9584" w:rsidR="008E38A4" w:rsidRDefault="002345CE" w:rsidP="003C6CA7">
      <w:pPr>
        <w:outlineLvl w:val="0"/>
        <w:rPr>
          <w:rFonts w:asciiTheme="majorHAnsi" w:hAnsiTheme="majorHAnsi"/>
        </w:rPr>
      </w:pPr>
      <w:r>
        <w:rPr>
          <w:rFonts w:asciiTheme="majorHAnsi" w:hAnsiTheme="majorHAnsi"/>
        </w:rPr>
        <w:t>Yeast BAR domain proteins Rvs161/167 regulate scission timing</w:t>
      </w:r>
    </w:p>
    <w:p w14:paraId="1897C17D" w14:textId="474C1B00" w:rsidR="00C7474A" w:rsidRDefault="00C7474A" w:rsidP="00C7474A">
      <w:pPr>
        <w:rPr>
          <w:rFonts w:asciiTheme="majorHAnsi" w:hAnsiTheme="majorHAnsi"/>
        </w:rPr>
      </w:pPr>
      <w:r>
        <w:rPr>
          <w:rFonts w:asciiTheme="majorHAnsi" w:hAnsiTheme="majorHAnsi"/>
        </w:rPr>
        <w:t xml:space="preserve">In yeast, </w:t>
      </w:r>
      <w:r w:rsidRPr="00300A14">
        <w:rPr>
          <w:rFonts w:asciiTheme="majorHAnsi" w:hAnsiTheme="majorHAnsi"/>
        </w:rPr>
        <w:t>the</w:t>
      </w:r>
      <w:r w:rsidRPr="009542B0">
        <w:rPr>
          <w:rFonts w:asciiTheme="majorHAnsi" w:hAnsiTheme="majorHAnsi"/>
        </w:rPr>
        <w:t xml:space="preserve"> </w:t>
      </w:r>
      <w:r>
        <w:rPr>
          <w:rFonts w:asciiTheme="majorHAnsi" w:hAnsiTheme="majorHAnsi"/>
        </w:rPr>
        <w:t>Amphiphysin/ Endophilin homologue is the</w:t>
      </w:r>
      <w:r w:rsidRPr="009542B0">
        <w:rPr>
          <w:rFonts w:asciiTheme="majorHAnsi" w:hAnsiTheme="majorHAnsi"/>
        </w:rPr>
        <w:t xml:space="preserve"> heterod</w:t>
      </w:r>
      <w:r>
        <w:rPr>
          <w:rFonts w:asciiTheme="majorHAnsi" w:hAnsiTheme="majorHAnsi"/>
        </w:rPr>
        <w:t>imeric complex Rvs161/167</w:t>
      </w:r>
      <w:r>
        <w:rPr>
          <w:rFonts w:asciiTheme="majorHAnsi" w:hAnsiTheme="majorHAnsi"/>
        </w:rPr>
        <w:fldChar w:fldCharType="begin" w:fldLock="1"/>
      </w:r>
      <w:r w:rsidR="00E97BC1">
        <w:rPr>
          <w:rFonts w:asciiTheme="majorHAnsi" w:hAnsiTheme="majorHAnsi"/>
        </w:rPr>
        <w:instrText>ADDIN CSL_CITATION {"citationItems":[{"id":"ITEM-1","itemData":{"DOI":"10.1091/mbc.E05-06-0476","ISSN":"1059-1524","abstract":"We have used comprehensive synthetic lethal screens and biochemical assays to examine the biological role of the yeast amphiphysin homologues Rvs161p and Rvs167p, two proteins that play a role in regulation of the actin cytoskeleton, endocytosis, and sporulation. We found that unlike some forms of amphiphysin, Rvs161p-Rvs167p acts as an obligate heterodimer during vegetative growth and neither Rvs161p nor Rvs167p forms a homodimer in vivo. RVS161 and RVS167 have an identical set of 49 synthetic lethal interactions, revealing functions for the Rvs proteins in cell polarity, cell wall synthesis, and vesicle trafficking as well as a shared role in mating. Consistent with these roles, we show that the Rvs167p-Rvs161p heterodimer, like its amphiphysin homologues, can bind to phospholipid membranes in vitro, suggesting a role in vesicle formation and/or fusion. Our genetic screens also reveal that the interaction between Abp1p and the Rvs167p Src homology 3 (SH3) domain may be important under certain conditions, providing the first genetic evidence for a role for the SH3 domain of Rvs167p. Our studies implicate heterodimerization of amphiphysin family proteins in various functions related to cell polarity, cell integrity, and vesicle trafficking during vegetative growth and the mating response.","author":[{"dropping-particle":"","family":"Friesen","given":"Helena","non-dropping-particle":"","parse-names":false,"suffix":""},{"dropping-particle":"","family":"Humphries","given":"Christine","non-dropping-particle":"","parse-names":false,"suffix":""},{"dropping-particle":"","family":"Ho","given":"Yuen","non-dropping-particle":"","parse-names":false,"suffix":""},{"dropping-particle":"","family":"Schub","given":"Oliver","non-dropping-particle":"","parse-names":false,"suffix":""},{"dropping-particle":"","family":"Colwill","given":"Karen","non-dropping-particle":"","parse-names":false,"suffix":""},{"dropping-particle":"","family":"Andrews","given":"Brenda","non-dropping-particle":"","parse-names":false,"suffix":""}],"container-title":"Molecular Biology of the Cell","id":"ITEM-1","issue":"3","issued":{"date-parts":[["2006","3"]]},"page":"1306-1321","title":"Characterization of the Yeast Amphiphysins Rvs161p and Rvs167p Reveals Roles for the Rvs Heterodimer In Vivo","type":"article-journal","volume":"17"},"uris":["http://www.mendeley.com/documents/?uuid=16dbb1c0-5afc-4c92-b9b6-9f6d76457090"]}],"mendeley":{"formattedCitation":"&lt;sup&gt;76&lt;/sup&gt;","plainTextFormattedCitation":"76","previouslyFormattedCitation":"&lt;sup&gt;76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76</w:t>
      </w:r>
      <w:r>
        <w:rPr>
          <w:rFonts w:asciiTheme="majorHAnsi" w:hAnsiTheme="majorHAnsi"/>
        </w:rPr>
        <w:fldChar w:fldCharType="end"/>
      </w:r>
      <w:r>
        <w:rPr>
          <w:rFonts w:asciiTheme="majorHAnsi" w:hAnsiTheme="majorHAnsi"/>
        </w:rPr>
        <w:t xml:space="preserve"> (Rvs), of which Rvs167 has an SH3 domain. Rvs arrives at endocytic sites</w:t>
      </w:r>
      <w:r w:rsidRPr="009542B0">
        <w:rPr>
          <w:rFonts w:asciiTheme="majorHAnsi" w:hAnsiTheme="majorHAnsi"/>
        </w:rPr>
        <w:t xml:space="preserve"> in</w:t>
      </w:r>
      <w:r>
        <w:rPr>
          <w:rFonts w:asciiTheme="majorHAnsi" w:hAnsiTheme="majorHAnsi"/>
        </w:rPr>
        <w:t xml:space="preserve"> the la</w:t>
      </w:r>
      <w:r w:rsidR="0093474E">
        <w:rPr>
          <w:rFonts w:asciiTheme="majorHAnsi" w:hAnsiTheme="majorHAnsi"/>
        </w:rPr>
        <w:t>st</w:t>
      </w:r>
      <w:r>
        <w:rPr>
          <w:rFonts w:asciiTheme="majorHAnsi" w:hAnsiTheme="majorHAnsi"/>
        </w:rPr>
        <w:t xml:space="preserve"> stage of the </w:t>
      </w:r>
      <w:r w:rsidR="00FD2059">
        <w:rPr>
          <w:rFonts w:asciiTheme="majorHAnsi" w:hAnsiTheme="majorHAnsi"/>
        </w:rPr>
        <w:t>endocytosis</w:t>
      </w:r>
      <w:r>
        <w:rPr>
          <w:rFonts w:asciiTheme="majorHAnsi" w:hAnsiTheme="majorHAnsi"/>
        </w:rPr>
        <w:t xml:space="preserve">, and disassembles </w:t>
      </w:r>
      <w:r w:rsidRPr="009542B0">
        <w:rPr>
          <w:rFonts w:asciiTheme="majorHAnsi" w:hAnsiTheme="majorHAnsi"/>
        </w:rPr>
        <w:t>rapidly at the time of membrane scission</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r w:rsidRPr="009542B0">
        <w:rPr>
          <w:rFonts w:asciiTheme="majorHAnsi" w:hAnsiTheme="majorHAnsi"/>
        </w:rPr>
        <w:t>.</w:t>
      </w:r>
      <w:r>
        <w:rPr>
          <w:rFonts w:asciiTheme="majorHAnsi" w:hAnsiTheme="majorHAnsi"/>
        </w:rPr>
        <w:t xml:space="preserve"> Deletion of Rvs results in failure of membrane scission in nearly 30% of endocytic events</w:t>
      </w:r>
      <w:r>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lt;sup&gt;26&lt;/sup&gt;","plainTextFormattedCitation":"26","previouslyFormattedCitation":"&lt;sup&gt;26&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26</w:t>
      </w:r>
      <w:r>
        <w:rPr>
          <w:rFonts w:asciiTheme="majorHAnsi" w:hAnsiTheme="majorHAnsi"/>
        </w:rPr>
        <w:fldChar w:fldCharType="end"/>
      </w:r>
      <w:r>
        <w:rPr>
          <w:rFonts w:asciiTheme="majorHAnsi" w:hAnsiTheme="majorHAnsi"/>
        </w:rPr>
        <w:t xml:space="preserve">. Scission failure is identified by the movement inwards of the </w:t>
      </w:r>
      <w:del w:id="65" w:author="Marko" w:date="2018-07-31T14:21:00Z">
        <w:r w:rsidDel="00510B69">
          <w:rPr>
            <w:rFonts w:asciiTheme="majorHAnsi" w:hAnsiTheme="majorHAnsi"/>
          </w:rPr>
          <w:delText>plasma membrane</w:delText>
        </w:r>
      </w:del>
      <w:ins w:id="66" w:author="Marko" w:date="2018-07-31T14:21:00Z">
        <w:r w:rsidR="00510B69">
          <w:rPr>
            <w:rFonts w:asciiTheme="majorHAnsi" w:hAnsiTheme="majorHAnsi"/>
          </w:rPr>
          <w:t>endocytic</w:t>
        </w:r>
      </w:ins>
      <w:ins w:id="67" w:author="Marko" w:date="2018-07-31T14:22:00Z">
        <w:r w:rsidR="00510B69">
          <w:rPr>
            <w:rFonts w:asciiTheme="majorHAnsi" w:hAnsiTheme="majorHAnsi"/>
          </w:rPr>
          <w:t xml:space="preserve"> protein</w:t>
        </w:r>
      </w:ins>
      <w:ins w:id="68" w:author="Marko" w:date="2018-07-31T14:21:00Z">
        <w:r w:rsidR="00510B69">
          <w:rPr>
            <w:rFonts w:asciiTheme="majorHAnsi" w:hAnsiTheme="majorHAnsi"/>
          </w:rPr>
          <w:t xml:space="preserve"> coat</w:t>
        </w:r>
      </w:ins>
      <w:r>
        <w:rPr>
          <w:rFonts w:asciiTheme="majorHAnsi" w:hAnsiTheme="majorHAnsi"/>
        </w:rPr>
        <w:t xml:space="preserve"> </w:t>
      </w:r>
      <w:commentRangeStart w:id="69"/>
      <w:r>
        <w:rPr>
          <w:rFonts w:asciiTheme="majorHAnsi" w:hAnsiTheme="majorHAnsi"/>
        </w:rPr>
        <w:t>into</w:t>
      </w:r>
      <w:commentRangeEnd w:id="69"/>
      <w:r w:rsidR="00510B69">
        <w:rPr>
          <w:rStyle w:val="CommentReference"/>
        </w:rPr>
        <w:commentReference w:id="69"/>
      </w:r>
      <w:r>
        <w:rPr>
          <w:rFonts w:asciiTheme="majorHAnsi" w:hAnsiTheme="majorHAnsi"/>
        </w:rPr>
        <w:t xml:space="preserve"> the cytoplasm, followed by its retraction back towards the cell wall, indicating a failure to form vesicles. No </w:t>
      </w:r>
      <w:r w:rsidR="00C2408A">
        <w:rPr>
          <w:rFonts w:asciiTheme="majorHAnsi" w:hAnsiTheme="majorHAnsi"/>
        </w:rPr>
        <w:t>mutation of known</w:t>
      </w:r>
      <w:r>
        <w:rPr>
          <w:rFonts w:asciiTheme="majorHAnsi" w:hAnsiTheme="majorHAnsi"/>
        </w:rPr>
        <w:t xml:space="preserve"> endocytic protein</w:t>
      </w:r>
      <w:r w:rsidR="00C2408A">
        <w:rPr>
          <w:rFonts w:asciiTheme="majorHAnsi" w:hAnsiTheme="majorHAnsi"/>
        </w:rPr>
        <w:t>s</w:t>
      </w:r>
      <w:r>
        <w:rPr>
          <w:rFonts w:asciiTheme="majorHAnsi" w:hAnsiTheme="majorHAnsi"/>
        </w:rPr>
        <w:t xml:space="preserve"> exhibit</w:t>
      </w:r>
      <w:r w:rsidR="00C2408A">
        <w:rPr>
          <w:rFonts w:asciiTheme="majorHAnsi" w:hAnsiTheme="majorHAnsi"/>
        </w:rPr>
        <w:t>s</w:t>
      </w:r>
      <w:r>
        <w:rPr>
          <w:rFonts w:asciiTheme="majorHAnsi" w:hAnsiTheme="majorHAnsi"/>
        </w:rPr>
        <w:t xml:space="preserve"> this phenotype, while some mutations like that of the yeast Syndapin Bzz1 and Synaptojanin Inp52, in the background of </w:t>
      </w:r>
      <w:r w:rsidR="00E27501" w:rsidRPr="00E27501">
        <w:rPr>
          <w:rFonts w:asciiTheme="majorHAnsi" w:hAnsiTheme="majorHAnsi"/>
          <w:i/>
        </w:rPr>
        <w:t>rvs</w:t>
      </w:r>
      <w:r w:rsidR="00E27501" w:rsidRPr="00E27501">
        <w:rPr>
          <w:rFonts w:asciiTheme="majorHAnsi" w:hAnsiTheme="majorHAnsi" w:cs="Symbol"/>
          <w:i/>
          <w:color w:val="000000"/>
          <w:lang w:val="en-GB"/>
        </w:rPr>
        <w:t>Δ</w:t>
      </w:r>
      <w:r>
        <w:rPr>
          <w:rFonts w:asciiTheme="majorHAnsi" w:hAnsiTheme="majorHAnsi"/>
        </w:rPr>
        <w:t>, exacerbates the retraction phenotype</w:t>
      </w:r>
      <w:r>
        <w:rPr>
          <w:rFonts w:asciiTheme="majorHAnsi" w:hAnsiTheme="majorHAnsi"/>
        </w:rPr>
        <w:fldChar w:fldCharType="begin" w:fldLock="1"/>
      </w:r>
      <w:r w:rsidR="00C2408A">
        <w:rPr>
          <w:rFonts w:asciiTheme="majorHAnsi" w:hAnsiTheme="majorHAnsi"/>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mendeley":{"formattedCitation":"&lt;sup&gt;41&lt;/sup&gt;","plainTextFormattedCitation":"41","previouslyFormattedCitation":"&lt;sup&gt;41&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41</w:t>
      </w:r>
      <w:r>
        <w:rPr>
          <w:rFonts w:asciiTheme="majorHAnsi" w:hAnsiTheme="majorHAnsi"/>
        </w:rPr>
        <w:fldChar w:fldCharType="end"/>
      </w:r>
      <w:r>
        <w:rPr>
          <w:rFonts w:asciiTheme="majorHAnsi" w:hAnsiTheme="majorHAnsi"/>
        </w:rPr>
        <w:t>. This unique profile suggests that although Rvs is not necessary for scission, localization of the complex makes scission more efficient, and Rvs likely acts in concert with other proteins to</w:t>
      </w:r>
      <w:r w:rsidR="00C2408A">
        <w:rPr>
          <w:rFonts w:asciiTheme="majorHAnsi" w:hAnsiTheme="majorHAnsi"/>
        </w:rPr>
        <w:t xml:space="preserve"> effect this</w:t>
      </w:r>
      <w:r w:rsidR="00AA7405">
        <w:rPr>
          <w:rFonts w:asciiTheme="majorHAnsi" w:hAnsiTheme="majorHAnsi"/>
        </w:rPr>
        <w:t xml:space="preserve"> efficiency</w:t>
      </w:r>
      <w:r>
        <w:rPr>
          <w:rFonts w:asciiTheme="majorHAnsi" w:hAnsiTheme="majorHAnsi"/>
        </w:rPr>
        <w:t>.</w:t>
      </w:r>
      <w:r w:rsidRPr="009542B0">
        <w:rPr>
          <w:rFonts w:asciiTheme="majorHAnsi" w:hAnsiTheme="majorHAnsi"/>
        </w:rPr>
        <w:t xml:space="preserve"> </w:t>
      </w:r>
    </w:p>
    <w:p w14:paraId="5B05048B" w14:textId="77777777" w:rsidR="0014580C" w:rsidRDefault="0014580C" w:rsidP="00C7474A">
      <w:pPr>
        <w:rPr>
          <w:rFonts w:asciiTheme="majorHAnsi" w:hAnsiTheme="majorHAnsi"/>
        </w:rPr>
      </w:pPr>
    </w:p>
    <w:p w14:paraId="6A8C40D4" w14:textId="219FFA48" w:rsidR="0014580C" w:rsidRDefault="0014580C" w:rsidP="003C6CA7">
      <w:pPr>
        <w:outlineLvl w:val="0"/>
        <w:rPr>
          <w:rFonts w:asciiTheme="majorHAnsi" w:hAnsiTheme="majorHAnsi"/>
        </w:rPr>
      </w:pPr>
      <w:r>
        <w:rPr>
          <w:rFonts w:asciiTheme="majorHAnsi" w:hAnsiTheme="majorHAnsi"/>
        </w:rPr>
        <w:t>What causes scission?</w:t>
      </w:r>
    </w:p>
    <w:p w14:paraId="772CB9A9" w14:textId="59BFBF54" w:rsidR="00C7474A" w:rsidRDefault="00C7474A" w:rsidP="00C7474A">
      <w:pPr>
        <w:rPr>
          <w:rFonts w:asciiTheme="majorHAnsi" w:hAnsiTheme="majorHAnsi"/>
        </w:rPr>
      </w:pPr>
      <w:r>
        <w:rPr>
          <w:rFonts w:asciiTheme="majorHAnsi" w:hAnsiTheme="majorHAnsi"/>
        </w:rPr>
        <w:t xml:space="preserve">How Rvs may </w:t>
      </w:r>
      <w:r w:rsidR="00415BC0">
        <w:rPr>
          <w:rFonts w:asciiTheme="majorHAnsi" w:hAnsiTheme="majorHAnsi"/>
        </w:rPr>
        <w:t>affect</w:t>
      </w:r>
      <w:r>
        <w:rPr>
          <w:rFonts w:asciiTheme="majorHAnsi" w:hAnsiTheme="majorHAnsi"/>
        </w:rPr>
        <w:t xml:space="preserve"> scission has not been determined. Since yeast dynamins do not have a PRD, there is likely no interaction with Rvs, so a mechanism that does not involve PRD-SH3 interaction</w:t>
      </w:r>
      <w:r w:rsidR="00512EEF">
        <w:rPr>
          <w:rFonts w:asciiTheme="majorHAnsi" w:hAnsiTheme="majorHAnsi"/>
        </w:rPr>
        <w:t xml:space="preserve">s </w:t>
      </w:r>
      <w:r>
        <w:rPr>
          <w:rFonts w:asciiTheme="majorHAnsi" w:hAnsiTheme="majorHAnsi"/>
        </w:rPr>
        <w:t>like in mammalian cells is likely necessary. Yeast cells are under high turgor pressure that makes forces from actin polymerization necessary for invagination</w:t>
      </w:r>
      <w:r>
        <w:rPr>
          <w:rFonts w:asciiTheme="majorHAnsi" w:hAnsiTheme="majorHAnsi"/>
        </w:rPr>
        <w:fldChar w:fldCharType="begin" w:fldLock="1"/>
      </w:r>
      <w:r w:rsidR="00E97BC1">
        <w:rPr>
          <w:rFonts w:asciiTheme="majorHAnsi" w:hAnsiTheme="majorHAnsi"/>
        </w:rPr>
        <w:instrText>ADDIN CSL_CITATION {"citationItems":[{"id":"ITEM-1","itemData":{"DOI":"10.1038/ncb1918","ISSN":"1465-7392","abstract":"Key features of clathrin-mediated endocytosis have been conserved across evolution. However, endocytosis in Saccharomyces cerevisiae is completely dependent on a functional actin cytoskeleton, while actin appears to be less critical in mammalian cell endocytosis. We reveal that the fundamental requirement for actin in early stages of yeast endocytosis is to provide a strong framework to support force generation required to direct the invaginating plasma membrane into the cell against turgor pressure. By providing osmotic support, pressure differences across the plasma membrane were removed and this reduced the requirement for actin-bundling proteins required for normal endocytosis. Conversely, increased turgor pressure in specific yeast mutants correlated with decreased rate of endocytic patch invagination.","author":[{"dropping-particle":"","family":"Aghamohammadazadeh","given":"Soheil","non-dropping-particle":"","parse-names":false,"suffix":""},{"dropping-particle":"","family":"Ayscough","given":"Kathryn R.","non-dropping-particle":"","parse-names":false,"suffix":""}],"container-title":"Nature cell biology","id":"ITEM-1","issue":"8","issued":{"date-parts":[["2009","8"]]},"page":"1039-1042","title":"Under Pressure: the Differential Requirements for Actin during Yeast and Mammalian Endocytosis","title-short":"Under Pressure","type":"article-journal","volume":"11"},"uris":["http://www.mendeley.com/documents/?uuid=1394b18a-99b8-48e6-a977-e980989705d0"]},{"id":"ITEM-2","itemData":{"ISSN":"0261-4189","abstract":"In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cells.","author":[{"dropping-particle":"","family":"Kübler","given":"E","non-dropping-particle":"","parse-names":false,"suffix":""},{"dropping-particle":"","family":"Riezman","given":"H","non-dropping-particle":"","parse-names":false,"suffix":""}],"container-title":"The EMBO Journal","id":"ITEM-2","issue":"7","issued":{"date-parts":[["1993","7"]]},"page":"2855-2862","title":"Actin and fimbrin are required for the internalization step of endocytosis in yeast.","type":"article-journal","volume":"12"},"uris":["http://www.mendeley.com/documents/?uuid=55d960fc-1085-4718-9250-114b42bcfd7f"]}],"mendeley":{"formattedCitation":"&lt;sup&gt;77,78&lt;/sup&gt;","plainTextFormattedCitation":"77,78","previouslyFormattedCitation":"&lt;sup&gt;77,78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77,78</w:t>
      </w:r>
      <w:r>
        <w:rPr>
          <w:rFonts w:asciiTheme="majorHAnsi" w:hAnsiTheme="majorHAnsi"/>
        </w:rPr>
        <w:fldChar w:fldCharType="end"/>
      </w:r>
      <w:r>
        <w:rPr>
          <w:rFonts w:asciiTheme="majorHAnsi" w:hAnsiTheme="majorHAnsi"/>
        </w:rPr>
        <w:t xml:space="preserve">. There is therefore likely to be some interplay between scission-stage proteins and the actin network that could modulate the final shape transitions. </w:t>
      </w:r>
    </w:p>
    <w:p w14:paraId="6FC396F5" w14:textId="77777777" w:rsidR="00DA7884" w:rsidRDefault="00DA7884" w:rsidP="00C7474A">
      <w:pPr>
        <w:rPr>
          <w:rFonts w:asciiTheme="majorHAnsi" w:hAnsiTheme="majorHAnsi"/>
        </w:rPr>
      </w:pPr>
    </w:p>
    <w:p w14:paraId="3996B046" w14:textId="28B8D6B2" w:rsidR="002345CE" w:rsidRDefault="00341A19" w:rsidP="00F46587">
      <w:pPr>
        <w:rPr>
          <w:rFonts w:asciiTheme="majorHAnsi" w:hAnsiTheme="majorHAnsi"/>
        </w:rPr>
      </w:pPr>
      <w:r>
        <w:rPr>
          <w:rFonts w:asciiTheme="majorHAnsi" w:hAnsiTheme="majorHAnsi"/>
        </w:rPr>
        <w:tab/>
        <w:t>Proposed scission mechanisms:</w:t>
      </w:r>
    </w:p>
    <w:p w14:paraId="4DE39665" w14:textId="77777777" w:rsidR="00FF0FE1" w:rsidRDefault="00FF0FE1" w:rsidP="00F46587">
      <w:pPr>
        <w:rPr>
          <w:rFonts w:asciiTheme="majorHAnsi" w:hAnsiTheme="majorHAnsi"/>
        </w:rPr>
      </w:pPr>
    </w:p>
    <w:p w14:paraId="269D8182" w14:textId="5F06C233" w:rsidR="00DA7884" w:rsidRDefault="00FF0FE1" w:rsidP="00051F8A">
      <w:pPr>
        <w:widowControl w:val="0"/>
        <w:autoSpaceDE w:val="0"/>
        <w:autoSpaceDN w:val="0"/>
        <w:adjustRightInd w:val="0"/>
        <w:ind w:left="709"/>
        <w:rPr>
          <w:rFonts w:asciiTheme="majorHAnsi" w:hAnsiTheme="majorHAnsi" w:cs="Times"/>
          <w:color w:val="000000"/>
          <w:lang w:val="en-GB"/>
        </w:rPr>
      </w:pPr>
      <w:r>
        <w:rPr>
          <w:rFonts w:asciiTheme="majorHAnsi" w:hAnsiTheme="majorHAnsi" w:cs="Times"/>
          <w:color w:val="000000"/>
          <w:lang w:val="en-GB"/>
        </w:rPr>
        <w:t>Several scission models have been presented in the literature</w:t>
      </w:r>
      <w:r w:rsidR="004E6299">
        <w:rPr>
          <w:rFonts w:asciiTheme="majorHAnsi" w:hAnsiTheme="majorHAnsi" w:cs="Times"/>
          <w:color w:val="000000"/>
          <w:lang w:val="en-GB"/>
        </w:rPr>
        <w:t xml:space="preserve"> so far</w:t>
      </w:r>
      <w:r>
        <w:rPr>
          <w:rFonts w:asciiTheme="majorHAnsi" w:hAnsiTheme="majorHAnsi" w:cs="Times"/>
          <w:color w:val="000000"/>
          <w:lang w:val="en-GB"/>
        </w:rPr>
        <w:t xml:space="preserve">. </w:t>
      </w:r>
      <w:r w:rsidR="00DA7884" w:rsidRPr="00D668EC">
        <w:rPr>
          <w:rFonts w:asciiTheme="majorHAnsi" w:hAnsiTheme="majorHAnsi" w:cs="Times"/>
          <w:color w:val="000000"/>
          <w:lang w:val="en-GB"/>
        </w:rPr>
        <w:t>Yeast dynamin is the obvious solution to membrane scission. Alth</w:t>
      </w:r>
      <w:r w:rsidR="007B0541">
        <w:rPr>
          <w:rFonts w:asciiTheme="majorHAnsi" w:hAnsiTheme="majorHAnsi" w:cs="Times"/>
          <w:color w:val="000000"/>
          <w:lang w:val="en-GB"/>
        </w:rPr>
        <w:t>ough none of the three dynamin-</w:t>
      </w:r>
      <w:r w:rsidR="00DA7884" w:rsidRPr="00D668EC">
        <w:rPr>
          <w:rFonts w:asciiTheme="majorHAnsi" w:hAnsiTheme="majorHAnsi" w:cs="Times"/>
          <w:color w:val="000000"/>
          <w:lang w:val="en-GB"/>
        </w:rPr>
        <w:t xml:space="preserve">like proteins has a proline-rich domain, Vps1 has been suggested to </w:t>
      </w:r>
      <w:r w:rsidR="006A4BE3">
        <w:rPr>
          <w:rFonts w:asciiTheme="majorHAnsi" w:hAnsiTheme="majorHAnsi" w:cs="Times"/>
          <w:color w:val="000000"/>
          <w:lang w:val="en-GB"/>
        </w:rPr>
        <w:t>play a role</w:t>
      </w:r>
      <w:r w:rsidR="00DA7884" w:rsidRPr="00D668EC">
        <w:rPr>
          <w:rFonts w:asciiTheme="majorHAnsi" w:hAnsiTheme="majorHAnsi" w:cs="Times"/>
          <w:color w:val="000000"/>
          <w:lang w:val="en-GB"/>
        </w:rPr>
        <w:t xml:space="preserve"> in endocytosis</w:t>
      </w:r>
      <w:r w:rsidR="00224BA4">
        <w:rPr>
          <w:rFonts w:asciiTheme="majorHAnsi" w:hAnsiTheme="majorHAnsi" w:cs="Times"/>
          <w:color w:val="000000"/>
          <w:lang w:val="en-GB"/>
        </w:rPr>
        <w:fldChar w:fldCharType="begin" w:fldLock="1"/>
      </w:r>
      <w:r w:rsidR="00224BA4">
        <w:rPr>
          <w:rFonts w:asciiTheme="majorHAnsi" w:hAnsiTheme="majorHAnsi" w:cs="Times"/>
          <w:color w:val="000000"/>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lt;/sup&gt;","plainTextFormattedCitation":"71","previouslyFormattedCitation":"&lt;sup&gt;71&lt;/sup&gt;"},"properties":{"noteIndex":0},"schema":"https://github.com/citation-style-language/schema/raw/master/csl-citation.json"}</w:instrText>
      </w:r>
      <w:r w:rsidR="00224BA4">
        <w:rPr>
          <w:rFonts w:asciiTheme="majorHAnsi" w:hAnsiTheme="majorHAnsi" w:cs="Times"/>
          <w:color w:val="000000"/>
          <w:lang w:val="en-GB"/>
        </w:rPr>
        <w:fldChar w:fldCharType="separate"/>
      </w:r>
      <w:r w:rsidR="00224BA4" w:rsidRPr="00224BA4">
        <w:rPr>
          <w:rFonts w:asciiTheme="majorHAnsi" w:hAnsiTheme="majorHAnsi" w:cs="Times"/>
          <w:noProof/>
          <w:color w:val="000000"/>
          <w:vertAlign w:val="superscript"/>
          <w:lang w:val="en-GB"/>
        </w:rPr>
        <w:t>71</w:t>
      </w:r>
      <w:r w:rsidR="00224BA4">
        <w:rPr>
          <w:rFonts w:asciiTheme="majorHAnsi" w:hAnsiTheme="majorHAnsi" w:cs="Times"/>
          <w:color w:val="000000"/>
          <w:lang w:val="en-GB"/>
        </w:rPr>
        <w:fldChar w:fldCharType="end"/>
      </w:r>
      <w:r w:rsidR="00DA7884" w:rsidRPr="00D668EC">
        <w:rPr>
          <w:rFonts w:asciiTheme="majorHAnsi" w:hAnsiTheme="majorHAnsi" w:cs="Times"/>
          <w:color w:val="000000"/>
          <w:lang w:val="en-GB"/>
        </w:rPr>
        <w:t xml:space="preserve">. </w:t>
      </w:r>
      <w:r w:rsidR="00DA7884" w:rsidRPr="00744179">
        <w:rPr>
          <w:rFonts w:asciiTheme="majorHAnsi" w:hAnsiTheme="majorHAnsi" w:cs="Times"/>
          <w:i/>
          <w:iCs/>
          <w:color w:val="000000"/>
          <w:lang w:val="en-GB"/>
        </w:rPr>
        <w:t>vps1</w:t>
      </w:r>
      <w:r w:rsidR="00DA7884" w:rsidRPr="00744179">
        <w:rPr>
          <w:rFonts w:asciiTheme="majorHAnsi" w:hAnsiTheme="majorHAnsi" w:cs="Symbol"/>
          <w:i/>
          <w:color w:val="000000"/>
          <w:lang w:val="en-GB"/>
        </w:rPr>
        <w:t xml:space="preserve">Δ </w:t>
      </w:r>
      <w:r w:rsidR="00DA7884" w:rsidRPr="00744179">
        <w:rPr>
          <w:rFonts w:asciiTheme="majorHAnsi" w:hAnsiTheme="majorHAnsi" w:cs="Times"/>
          <w:i/>
          <w:iCs/>
          <w:color w:val="000000"/>
          <w:lang w:val="en-GB"/>
        </w:rPr>
        <w:t>rvs167</w:t>
      </w:r>
      <w:r w:rsidR="00DA7884" w:rsidRPr="00744179">
        <w:rPr>
          <w:rFonts w:asciiTheme="majorHAnsi" w:hAnsiTheme="majorHAnsi" w:cs="Symbol"/>
          <w:i/>
          <w:color w:val="000000"/>
          <w:lang w:val="en-GB"/>
        </w:rPr>
        <w:t>Δ</w:t>
      </w:r>
      <w:r w:rsidR="00F375DD">
        <w:rPr>
          <w:rFonts w:asciiTheme="majorHAnsi" w:hAnsiTheme="majorHAnsi" w:cs="Symbol"/>
          <w:i/>
          <w:color w:val="000000"/>
          <w:lang w:val="en-GB"/>
        </w:rPr>
        <w:t xml:space="preserve"> </w:t>
      </w:r>
      <w:r w:rsidR="00DA7884" w:rsidRPr="00D668EC">
        <w:rPr>
          <w:rFonts w:asciiTheme="majorHAnsi" w:hAnsiTheme="majorHAnsi" w:cs="Times"/>
          <w:color w:val="000000"/>
          <w:lang w:val="en-GB"/>
        </w:rPr>
        <w:t xml:space="preserve">double mutant has been shown to </w:t>
      </w:r>
      <w:commentRangeStart w:id="70"/>
      <w:r w:rsidR="00DA7884" w:rsidRPr="00D668EC">
        <w:rPr>
          <w:rFonts w:asciiTheme="majorHAnsi" w:hAnsiTheme="majorHAnsi" w:cs="Times"/>
          <w:color w:val="000000"/>
          <w:lang w:val="en-GB"/>
        </w:rPr>
        <w:t>increase</w:t>
      </w:r>
      <w:commentRangeEnd w:id="70"/>
      <w:r w:rsidR="00A032DD">
        <w:rPr>
          <w:rStyle w:val="CommentReference"/>
        </w:rPr>
        <w:commentReference w:id="70"/>
      </w:r>
      <w:r w:rsidR="00DA7884" w:rsidRPr="00D668EC">
        <w:rPr>
          <w:rFonts w:asciiTheme="majorHAnsi" w:hAnsiTheme="majorHAnsi" w:cs="Times"/>
          <w:color w:val="000000"/>
          <w:lang w:val="en-GB"/>
        </w:rPr>
        <w:t xml:space="preserve"> membrane retraction rates</w:t>
      </w:r>
      <w:r w:rsidR="00DA7884">
        <w:rPr>
          <w:rFonts w:asciiTheme="majorHAnsi" w:hAnsiTheme="majorHAnsi" w:cs="Times"/>
          <w:color w:val="000000"/>
          <w:position w:val="16"/>
        </w:rPr>
        <w:t xml:space="preserve"> </w:t>
      </w:r>
      <w:r w:rsidR="00DA7884" w:rsidRPr="00D668EC">
        <w:rPr>
          <w:rFonts w:asciiTheme="majorHAnsi" w:hAnsiTheme="majorHAnsi" w:cs="Times"/>
          <w:color w:val="000000"/>
          <w:lang w:val="en-GB"/>
        </w:rPr>
        <w:t>after invagination</w:t>
      </w:r>
      <w:r w:rsidR="00F375DD">
        <w:rPr>
          <w:rFonts w:asciiTheme="majorHAnsi" w:hAnsiTheme="majorHAnsi" w:cs="Symbol"/>
          <w:color w:val="000000"/>
        </w:rPr>
        <w:fldChar w:fldCharType="begin" w:fldLock="1"/>
      </w:r>
      <w:r w:rsidR="00F375DD">
        <w:rPr>
          <w:rFonts w:asciiTheme="majorHAnsi" w:hAnsiTheme="majorHAnsi" w:cs="Symbol"/>
          <w:color w:val="000000"/>
        </w:rPr>
        <w:instrText>ADDIN CSL_CITATION {"citationItems":[{"id":"ITEM-1","itemData":{"DOI":"10.1242/jcs.070508","ISSN":"0021-9533, 1477-9137","author":[{"dropping-particle":"","family":"Rooij","given":"I. I. S.-d.","non-dropping-particle":"","parse-names":false,"suffix":""},{"dropping-particle":"","family":"Allwood","given":"E. G.","non-dropping-particle":"","parse-names":false,"suffix":""},{"dropping-particle":"","family":"Aghamohammadzadeh","given":"S.","non-dropping-particle":"","parse-names":false,"suffix":""},{"dropping-particle":"","family":"Hettema","given":"E. H.","non-dropping-particle":"","parse-names":false,"suffix":""},{"dropping-particle":"","family":"Goldberg","given":"M. W.","non-dropping-particle":"","parse-names":false,"suffix":""},{"dropping-particle":"","family":"Ayscough","given":"K. R.","non-dropping-particle":"","parse-names":false,"suffix":""}],"container-title":"Journal of Cell Science","id":"ITEM-1","issue":"20","issued":{"date-parts":[["2010","10"]]},"language":"en","page":"3496-3506","title":"A role for the dynamin-like protein Vps1 during endocytosis in yeast","type":"article-journal","volume":"123"},"uris":["http://www.mendeley.com/documents/?uuid=eb793eed-9158-40a6-8e0b-f1c7c5e344ef"]}],"mendeley":{"formattedCitation":"&lt;sup&gt;79&lt;/sup&gt;","plainTextFormattedCitation":"79","previouslyFormattedCitation":"&lt;sup&gt;79&lt;/sup&gt;"},"properties":{"noteIndex":0},"schema":"https://github.com/citation-style-language/schema/raw/master/csl-citation.json"}</w:instrText>
      </w:r>
      <w:r w:rsidR="00F375DD">
        <w:rPr>
          <w:rFonts w:asciiTheme="majorHAnsi" w:hAnsiTheme="majorHAnsi" w:cs="Symbol"/>
          <w:color w:val="000000"/>
        </w:rPr>
        <w:fldChar w:fldCharType="separate"/>
      </w:r>
      <w:r w:rsidR="00F375DD" w:rsidRPr="00036B68">
        <w:rPr>
          <w:rFonts w:asciiTheme="majorHAnsi" w:hAnsiTheme="majorHAnsi" w:cs="Symbol"/>
          <w:noProof/>
          <w:color w:val="000000"/>
          <w:vertAlign w:val="superscript"/>
        </w:rPr>
        <w:t>79</w:t>
      </w:r>
      <w:r w:rsidR="00F375DD">
        <w:rPr>
          <w:rFonts w:asciiTheme="majorHAnsi" w:hAnsiTheme="majorHAnsi" w:cs="Symbol"/>
          <w:color w:val="000000"/>
        </w:rPr>
        <w:fldChar w:fldCharType="end"/>
      </w:r>
      <w:r w:rsidR="00DA7884" w:rsidRPr="00D668EC">
        <w:rPr>
          <w:rFonts w:asciiTheme="majorHAnsi" w:hAnsiTheme="majorHAnsi" w:cs="Times"/>
          <w:color w:val="000000"/>
          <w:lang w:val="en-GB"/>
        </w:rPr>
        <w:t>, an indication of scission failure. Another hypothesis has proposed that lipid hydrolysis by yeast synaptojanin-like proteins can cause vesicle scission</w:t>
      </w:r>
      <w:r w:rsidR="00DA7884">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{"citationItems":[{"id":"ITEM-1","itemData":{"DOI":"10.1073/pnas.0601045103","ISSN":"0027-8424","PMID":"16801551","abstract":"Endocytosis in budding yeast is thought to occur in several phases. First, the membrane invaginates and then elongates into a tube. A vesicle forms at the end of the tube, eventually pinching off to form a \"free\" vesicle. Experiments show that actin polymerization is an active participant in the endocytic process, along with a number of membrane-associated proteins. Here we investigate the possible roles of these components in driving vesiculation by constructing a quantitative model of the process beginning at the stage where the membrane invagination has elongated into a tube encased in a sheath of membrane-associated protein. This protein sheath brings about the scission step where the vesicle separates from the tube. When the protein sheath is dynamin, it is commonly assumed that scission is brought about by the constriction of the sheath. Here, we show that an alternative scenario can work as well: The protein sheath acts as a \"filter\" to effect a phase separation of lipid species. The resulting line tension tends to minimize the interface between the tube region and the vesicle region. Interestingly, large vesicle size can further facilitate the reduction of the interfacial diameter down to a few nanometers, small enough so that thermal fluctuations can fuse the membrane and pinch off the vesicle. To deform the membrane into the tubular vesicle shape, the membrane elastic resistance forces must be balanced by some additional forces that we show can be generated by actin polymerization and/or myosin I. These active forces are shown to be important in successful scission processes as well.","author":[{"dropping-particle":"","family":"Liu","given":"Jian","non-dropping-particle":"","parse-names":false,"suffix":""},{"dropping-particle":"","family":"Kaksonen","given":"Marko","non-dropping-particle":"","parse-names":false,"suffix":""},{"dropping-particle":"","family":"Drubin","given":"David G","non-dropping-particle":"","parse-names":false,"suffix":""},{"dropping-particle":"","family":"Oster","given":"George","non-dropping-particle":"","parse-names":false,"suffix":""}],"container-title":"Proceedings of the National Academy of Sciences of the United States of America","id":"ITEM-1","issue":"27","issued":{"date-parts":[["2006","7","5"]]},"page":"10277-82","publisher":"National Academy of Sciences","title":"Endocytic vesicle scission by lipid phase boundary forces.","type":"article-journal","volume":"103"},"uris":["http://www.mendeley.com/documents/?uuid=b56c1674-1b42-3cf2-b5ef-f2435830362c"]}],"mendeley":{"formattedCitation":"&lt;sup&gt;80&lt;/sup&gt;","plainTextFormattedCitation":"80","previouslyFormattedCitation":"&lt;sup&gt;80&lt;/sup&gt;"},"properties":{"noteIndex":0},"schema":"https://github.com/citation-style-language/schema/raw/master/csl-citation.json"}</w:instrText>
      </w:r>
      <w:r w:rsidR="00DA7884">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80</w:t>
      </w:r>
      <w:r w:rsidR="00DA7884">
        <w:rPr>
          <w:rFonts w:asciiTheme="majorHAnsi" w:hAnsiTheme="majorHAnsi" w:cs="Times"/>
          <w:color w:val="000000"/>
        </w:rPr>
        <w:fldChar w:fldCharType="end"/>
      </w:r>
      <w:r w:rsidR="00DA7884" w:rsidRPr="00D668EC">
        <w:rPr>
          <w:rFonts w:asciiTheme="majorHAnsi" w:hAnsiTheme="majorHAnsi" w:cs="Times"/>
          <w:color w:val="000000"/>
          <w:lang w:val="en-GB"/>
        </w:rPr>
        <w:t xml:space="preserve">. Synaptojanins </w:t>
      </w:r>
      <w:r w:rsidR="00BB6944">
        <w:rPr>
          <w:rFonts w:asciiTheme="majorHAnsi" w:hAnsiTheme="majorHAnsi" w:cs="Times"/>
          <w:color w:val="000000"/>
          <w:lang w:val="en-GB"/>
        </w:rPr>
        <w:t>de</w:t>
      </w:r>
      <w:r w:rsidR="00DA7884" w:rsidRPr="00D668EC">
        <w:rPr>
          <w:rFonts w:asciiTheme="majorHAnsi" w:hAnsiTheme="majorHAnsi" w:cs="Times"/>
          <w:color w:val="000000"/>
          <w:lang w:val="en-GB"/>
        </w:rPr>
        <w:t>phosphorylate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P</w:t>
      </w:r>
      <w:r w:rsidR="00DA7884" w:rsidRPr="002B71BA">
        <w:rPr>
          <w:rFonts w:asciiTheme="majorHAnsi" w:hAnsiTheme="majorHAnsi" w:cs="Times"/>
          <w:color w:val="000000"/>
          <w:vertAlign w:val="subscript"/>
          <w:lang w:val="en-GB"/>
          <w:rPrChange w:id="71" w:author="Marko" w:date="2018-07-31T17:40:00Z">
            <w:rPr>
              <w:rFonts w:asciiTheme="majorHAnsi" w:hAnsiTheme="majorHAnsi" w:cs="Times"/>
              <w:color w:val="000000"/>
              <w:lang w:val="en-GB"/>
            </w:rPr>
          </w:rPrChange>
        </w:rPr>
        <w:t>2</w:t>
      </w:r>
      <w:r w:rsidR="00DA7884" w:rsidRPr="00D668EC">
        <w:rPr>
          <w:rFonts w:asciiTheme="majorHAnsi" w:hAnsiTheme="majorHAnsi" w:cs="Times"/>
          <w:color w:val="000000"/>
          <w:lang w:val="en-GB"/>
        </w:rPr>
        <w:t>, a lipid subtype enriched at endocytic sites. In this model, Rvs would form a scaffold on the membrane tube, protecting the underlying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P</w:t>
      </w:r>
      <w:r w:rsidR="00DA7884" w:rsidRPr="00AC4C28">
        <w:rPr>
          <w:rFonts w:asciiTheme="majorHAnsi" w:hAnsiTheme="majorHAnsi" w:cs="Times"/>
          <w:color w:val="000000"/>
          <w:vertAlign w:val="subscript"/>
          <w:lang w:val="en-GB"/>
          <w:rPrChange w:id="72" w:author="Marko" w:date="2018-07-31T17:40:00Z">
            <w:rPr>
              <w:rFonts w:asciiTheme="majorHAnsi" w:hAnsiTheme="majorHAnsi" w:cs="Times"/>
              <w:color w:val="000000"/>
              <w:lang w:val="en-GB"/>
            </w:rPr>
          </w:rPrChange>
        </w:rPr>
        <w:t>2</w:t>
      </w:r>
      <w:r w:rsidR="00DA7884" w:rsidRPr="00D668EC">
        <w:rPr>
          <w:rFonts w:asciiTheme="majorHAnsi" w:hAnsiTheme="majorHAnsi" w:cs="Times"/>
          <w:color w:val="000000"/>
          <w:lang w:val="en-GB"/>
        </w:rPr>
        <w:t xml:space="preserve"> and causing a boundary between BAR-protected P</w:t>
      </w:r>
      <w:r w:rsidR="002D0218">
        <w:rPr>
          <w:rFonts w:asciiTheme="majorHAnsi" w:hAnsiTheme="majorHAnsi" w:cs="Times"/>
          <w:color w:val="000000"/>
          <w:lang w:val="en-GB"/>
        </w:rPr>
        <w:t>I</w:t>
      </w:r>
      <w:r w:rsidR="00DA7884" w:rsidRPr="00D668EC">
        <w:rPr>
          <w:rFonts w:asciiTheme="majorHAnsi" w:hAnsiTheme="majorHAnsi" w:cs="Times"/>
          <w:color w:val="000000"/>
          <w:lang w:val="en-GB"/>
        </w:rPr>
        <w:t>P2 at the tube and hydrolyzed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 xml:space="preserve">P2 at the bud tip. This lipid boundary produces a line tension at the interphase that </w:t>
      </w:r>
      <w:r w:rsidR="005B2556">
        <w:rPr>
          <w:rFonts w:asciiTheme="majorHAnsi" w:hAnsiTheme="majorHAnsi" w:cs="Times"/>
          <w:color w:val="000000"/>
          <w:lang w:val="en-GB"/>
        </w:rPr>
        <w:t>c</w:t>
      </w:r>
      <w:r w:rsidR="00DA7884" w:rsidRPr="00D668EC">
        <w:rPr>
          <w:rFonts w:asciiTheme="majorHAnsi" w:hAnsiTheme="majorHAnsi" w:cs="Times"/>
          <w:color w:val="000000"/>
          <w:lang w:val="en-GB"/>
        </w:rPr>
        <w:t xml:space="preserve">ould generate enough force to pinch off a vesicle. </w:t>
      </w:r>
    </w:p>
    <w:p w14:paraId="5CBF01BE" w14:textId="77777777" w:rsidR="006F65EE" w:rsidRPr="00F46587" w:rsidRDefault="006F65EE" w:rsidP="00051F8A">
      <w:pPr>
        <w:widowControl w:val="0"/>
        <w:autoSpaceDE w:val="0"/>
        <w:autoSpaceDN w:val="0"/>
        <w:adjustRightInd w:val="0"/>
        <w:ind w:left="709"/>
        <w:rPr>
          <w:rFonts w:asciiTheme="majorHAnsi" w:hAnsiTheme="majorHAnsi" w:cs="Times"/>
          <w:color w:val="000000"/>
          <w:lang w:val="en-GB"/>
        </w:rPr>
      </w:pPr>
    </w:p>
    <w:p w14:paraId="26B2B975" w14:textId="1DC2DC12" w:rsidR="006F65EE" w:rsidRDefault="006F65EE" w:rsidP="00051F8A">
      <w:pPr>
        <w:widowControl w:val="0"/>
        <w:autoSpaceDE w:val="0"/>
        <w:autoSpaceDN w:val="0"/>
        <w:adjustRightInd w:val="0"/>
        <w:spacing w:after="240"/>
        <w:ind w:left="709"/>
        <w:rPr>
          <w:rFonts w:asciiTheme="majorHAnsi" w:hAnsiTheme="majorHAnsi" w:cs="Times"/>
          <w:color w:val="000000"/>
        </w:rPr>
      </w:pPr>
      <w:r>
        <w:rPr>
          <w:rFonts w:asciiTheme="majorHAnsi" w:hAnsiTheme="majorHAnsi" w:cs="Times"/>
          <w:i/>
          <w:iCs/>
          <w:color w:val="000000"/>
        </w:rPr>
        <w:t>I</w:t>
      </w:r>
      <w:r w:rsidRPr="00501283">
        <w:rPr>
          <w:rFonts w:asciiTheme="majorHAnsi" w:hAnsiTheme="majorHAnsi" w:cs="Times"/>
          <w:i/>
          <w:iCs/>
          <w:color w:val="000000"/>
        </w:rPr>
        <w:t xml:space="preserve">n-vitro </w:t>
      </w:r>
      <w:r w:rsidRPr="00501283">
        <w:rPr>
          <w:rFonts w:asciiTheme="majorHAnsi" w:hAnsiTheme="majorHAnsi" w:cs="Times"/>
          <w:color w:val="000000"/>
        </w:rPr>
        <w:t xml:space="preserve">experiments have </w:t>
      </w:r>
      <w:commentRangeStart w:id="73"/>
      <w:r w:rsidRPr="00501283">
        <w:rPr>
          <w:rFonts w:asciiTheme="majorHAnsi" w:hAnsiTheme="majorHAnsi" w:cs="Times"/>
          <w:color w:val="000000"/>
        </w:rPr>
        <w:t xml:space="preserve">proposed </w:t>
      </w:r>
      <w:commentRangeEnd w:id="73"/>
      <w:r w:rsidR="00233EFE">
        <w:rPr>
          <w:rStyle w:val="CommentReference"/>
        </w:rPr>
        <w:commentReference w:id="73"/>
      </w:r>
      <w:r w:rsidRPr="00501283">
        <w:rPr>
          <w:rFonts w:asciiTheme="majorHAnsi" w:hAnsiTheme="majorHAnsi" w:cs="Times"/>
          <w:color w:val="000000"/>
        </w:rPr>
        <w:t>protein friction as a mechanism by which membrane scission could occur</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{"citationItems":[{"id":"ITEM-1","itemData":{"DOI":"10.1016/j.cell.2017.05.047","abstract":"Graphical Abstract Highlights d BAR protein scaffolds form a lipid diffusion barrier on membrane nanotubes d Elongation force on tubes reveals scaffold-membrane friction d Local tension rises due to friction, leading to pore nucleation and tube scission d Microtubule-associated molecular motors pull and cut scaffolded tubes SUMMARY Membrane scission is essential for intracellular traf-ficking. While BAR domain proteins such as endo-philin have been reported in dynamin-independent scission of tubular membrane necks, the cutting mechanism has yet to be deciphered. Here, we combine a theoretical model, in vitro, and in vivo experiments revealing how protein scaffolds may cut tubular membranes. We demonstrate that the protein scaffold bound to the underlying tube creates a frictional barrier for lipid diffusion; tube elongation thus builds local membrane tension until the membrane undergoes scission through lysis. We call this mechanism friction-driven scission (FDS). In cells, motors pull tubes, particularly during endocy-tosis. Through reconstitution, we show that motors not only can pull out and extend protein-scaffolded tubes but also can cut them by FDS. FDS is generic, operating even in the absence of amphipathic helices in the BAR domain, and could in principle apply to any high-friction protein and membrane assembly.","author":[{"dropping-particle":"","family":"Simunovic","given":"Mijo","non-dropping-particle":"","parse-names":false,"suffix":""},{"dropping-particle":"","family":"Manneville","given":"Jean-Baptiste","non-dropping-particle":"","parse-names":false,"suffix":""},{"dropping-particle":"","family":"Renard","given":"Henri-Franç Ois","non-dropping-particle":"","parse-names":false,"suffix":""},{"dropping-particle":"","family":"Johannes","given":"Ludger","non-dropping-particle":"","parse-names":false,"suffix":""},{"dropping-particle":"","family":"Bassereau","given":"Patricia","non-dropping-particle":"","parse-names":false,"suffix":""},{"dropping-particle":"","family":"Callan","given":"Andrew","non-dropping-particle":"","parse-names":false,"suffix":""},{"dropping-particle":"","family":"Correspondence","given":"-Jones","non-dropping-particle":"","parse-names":false,"suffix":""},{"dropping-particle":"","family":"Evergren","given":"Emma","non-dropping-particle":"","parse-names":false,"suffix":""},{"dropping-particle":"","family":"Raghunathan","given":"Krishnan","non-dropping-particle":"","parse-names":false,"suffix":""},{"dropping-particle":"","family":"Bhatia","given":"Dhiraj","non-dropping-particle":"","parse-names":false,"suffix":""},{"dropping-particle":"","family":"Kenworthy","given":"Anne K","non-dropping-particle":"","parse-names":false,"suffix":""},{"dropping-particle":"","family":"Voth","given":"Gregory A","non-dropping-particle":"","parse-names":false,"suffix":""},{"dropping-particle":"","family":"Prost","given":"Jacques","non-dropping-particle":"","parse-names":false,"suffix":""},{"dropping-particle":"","family":"Mcmahon","given":"Harvey T","non-dropping-particle":"","parse-names":false,"suffix":""},{"dropping-particle":"","family":"Callan-Jones","given":"Andrew","non-dropping-particle":"","parse-names":false,"suffix":""}],"container-title":"Cell","id":"ITEM-1","issued":{"date-parts":[["2017"]]},"page":"1-13","publisher":"Elsevier Inc","title":"Friction Mediates Scission of Tubular Membranes Scaffolded by BAR Proteins","type":"article-journal","volume":"170"},"uris":["http://www.mendeley.com/documents/?uuid=9cd6dfd3-f435-33cc-8e35-54ecc29ec71d"]}],"mendeley":{"formattedCitation":"&lt;sup&gt;81&lt;/sup&gt;","plainTextFormattedCitation":"81","previouslyFormattedCitation":"&lt;sup&gt;81&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81</w:t>
      </w:r>
      <w:r>
        <w:rPr>
          <w:rFonts w:asciiTheme="majorHAnsi" w:hAnsiTheme="majorHAnsi" w:cs="Times"/>
          <w:color w:val="000000"/>
        </w:rPr>
        <w:fldChar w:fldCharType="end"/>
      </w:r>
      <w:r w:rsidRPr="00501283">
        <w:rPr>
          <w:rFonts w:asciiTheme="majorHAnsi" w:hAnsiTheme="majorHAnsi" w:cs="Times"/>
          <w:color w:val="000000"/>
        </w:rPr>
        <w:t xml:space="preserve">. In this model, a BAR domain scaffold exerts a frictional force on a membrane that is pulled under it. Such a friction-dependent membrane scission model would predict that if more BAR proteins are added to the membrane, frictional force would increase, and scission should occur at shorter invagination lengths. </w:t>
      </w:r>
      <w:r w:rsidRPr="00501283">
        <w:rPr>
          <w:rFonts w:asciiTheme="majorHAnsi" w:hAnsiTheme="majorHAnsi" w:cs="Times"/>
          <w:i/>
          <w:iCs/>
          <w:color w:val="000000"/>
        </w:rPr>
        <w:t>In-vivo</w:t>
      </w:r>
      <w:r w:rsidRPr="00501283">
        <w:rPr>
          <w:rFonts w:asciiTheme="majorHAnsi" w:hAnsiTheme="majorHAnsi" w:cs="Times"/>
          <w:color w:val="000000"/>
        </w:rPr>
        <w:t xml:space="preserve">, this pulling force is generated by actin polymerization. </w:t>
      </w:r>
    </w:p>
    <w:p w14:paraId="255EA335" w14:textId="5728C005" w:rsidR="00A1140B" w:rsidRDefault="00A1140B" w:rsidP="0039475A">
      <w:pPr>
        <w:widowControl w:val="0"/>
        <w:autoSpaceDE w:val="0"/>
        <w:autoSpaceDN w:val="0"/>
        <w:adjustRightInd w:val="0"/>
        <w:ind w:left="709"/>
        <w:rPr>
          <w:rFonts w:asciiTheme="majorHAnsi" w:hAnsiTheme="majorHAnsi" w:cs="Times"/>
          <w:color w:val="000000"/>
        </w:rPr>
      </w:pPr>
      <w:r>
        <w:rPr>
          <w:rFonts w:asciiTheme="majorHAnsi" w:hAnsiTheme="majorHAnsi" w:cs="Times"/>
          <w:color w:val="000000"/>
        </w:rPr>
        <w:t>Recently,</w:t>
      </w:r>
      <w:r w:rsidR="00320A0E">
        <w:rPr>
          <w:rFonts w:asciiTheme="majorHAnsi" w:hAnsiTheme="majorHAnsi" w:cs="Times"/>
          <w:color w:val="000000"/>
        </w:rPr>
        <w:t xml:space="preserve"> steric pressure exerted </w:t>
      </w:r>
      <w:r w:rsidR="009E0662">
        <w:rPr>
          <w:rFonts w:asciiTheme="majorHAnsi" w:hAnsiTheme="majorHAnsi" w:cs="Times"/>
          <w:color w:val="000000"/>
        </w:rPr>
        <w:t xml:space="preserve">on the membrane </w:t>
      </w:r>
      <w:r w:rsidR="00320A0E">
        <w:rPr>
          <w:rFonts w:asciiTheme="majorHAnsi" w:hAnsiTheme="majorHAnsi" w:cs="Times"/>
          <w:color w:val="000000"/>
        </w:rPr>
        <w:t>by</w:t>
      </w:r>
      <w:r>
        <w:rPr>
          <w:rFonts w:asciiTheme="majorHAnsi" w:hAnsiTheme="majorHAnsi" w:cs="Times"/>
          <w:color w:val="000000"/>
        </w:rPr>
        <w:t xml:space="preserve"> disordered protein domains that </w:t>
      </w:r>
      <w:r>
        <w:rPr>
          <w:rFonts w:asciiTheme="majorHAnsi" w:hAnsiTheme="majorHAnsi" w:cs="Times"/>
          <w:color w:val="000000"/>
        </w:rPr>
        <w:lastRenderedPageBreak/>
        <w:t>typically follow the BAR region has been proposed as a mechanism for scission</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{"citationItems":[{"id":"ITEM-1","itemData":{"DOI":"10.1101/276147","abstract":"Cellular membranes are remodeled continuously to facilitate membrane traffic, organelle biogenesis, and cell division. The crescent-shaped bin-amphiphysin-rvs (BAR) domains are a key class of membrane remodeling proteins, which polymerize into ordered cylindrical scaffolds that transform membranes into tubules. Isolated BAR domains stabilize these tubules against membrane fission, the division of membrane surfaces into separate compartments. But in nature BAR domains are rarely isolated. Instead they are part of multi-domain proteins that frequently contain intrinsically-disordered regions of substantial molecular weight. How might these bulky disordered regions alter the membrane shaping functions of BAR domains? Here we show that full-length amphiphysin and FCHo1 proteins, which respectively contain highly-curved N-BAR and modestly-curved F-BAR domains coupled to large disordered regions, are surprisingly potent drivers of membrane fission. Specifically, we use multiple, independent assays to demonstrate that when these BAR scaffolds assemble at membrane surfaces, their bulky disordered domains become highly concentrated, generating substantial steric pressure that destabilizes tubules, promoting fission. These findings illustrate a mechanism that overcomes the energetic barrier to membrane fission by coupling structure-driven membrane scaffolding to entropically-driven protein crowding. Interestingly, this behavior applies to BAR domains with a range of curvatures, suggesting that the ability of BAR scaffolds to concentrate disordered domains, rather than their inherent structural curvature, is the key requirement for fission. More broadly, this work challenges the paradigm that BAR domain-containing proteins stabilize membrane tubules, suggesting instead that they are key components of the membrane fission machinery.","author":[{"dropping-particle":"","family":"Snead","given":"Wilton","non-dropping-particle":"","parse-names":false,"suffix":""},{"dropping-particle":"","family":"Zeno","given":"Wade","non-dropping-particle":"","parse-names":false,"suffix":""},{"dropping-particle":"","family":"Kago","given":"Grace","non-dropping-particle":"","parse-names":false,"suffix":""},{"dropping-particle":"","family":"Perkins","given":"Ryan","non-dropping-particle":"","parse-names":false,"suffix":""},{"dropping-particle":"","family":"Richter","given":"J Blair","non-dropping-particle":"","parse-names":false,"suffix":""},{"dropping-particle":"","family":"Lafer","given":"Eileen","non-dropping-particle":"","parse-names":false,"suffix":""},{"dropping-particle":"","family":"Stachowiak","given":"Jeanne","non-dropping-particle":"","parse-names":false,"suffix":""}],"container-title":"bioRxiv","id":"ITEM-1","issued":{"date-parts":[["2018","3","4"]]},"page":"276147","publisher":"Cold Spring Harbor Laboratory","title":"BAR scaffolds drive membrane fission by crowding disordered domains","type":"article-journal"},"uris":["http://www.mendeley.com/documents/?uuid=8bd93212-3cbc-3777-9143-c26fca584a95"]}],"mendeley":{"formattedCitation":"&lt;sup&gt;82&lt;/sup&gt;","plainTextFormattedCitation":"82","previouslyFormattedCitation":"&lt;sup&gt;82&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82</w:t>
      </w:r>
      <w:r>
        <w:rPr>
          <w:rFonts w:asciiTheme="majorHAnsi" w:hAnsiTheme="majorHAnsi" w:cs="Times"/>
          <w:color w:val="000000"/>
        </w:rPr>
        <w:fldChar w:fldCharType="end"/>
      </w:r>
      <w:r>
        <w:rPr>
          <w:rFonts w:asciiTheme="majorHAnsi" w:hAnsiTheme="majorHAnsi" w:cs="Times"/>
          <w:color w:val="000000"/>
        </w:rPr>
        <w:t xml:space="preserve">. </w:t>
      </w:r>
      <w:r w:rsidR="0007148F">
        <w:rPr>
          <w:rFonts w:asciiTheme="majorHAnsi" w:hAnsiTheme="majorHAnsi" w:cs="Times"/>
          <w:color w:val="000000"/>
        </w:rPr>
        <w:t>In these experiments</w:t>
      </w:r>
      <w:r>
        <w:rPr>
          <w:rFonts w:asciiTheme="majorHAnsi" w:hAnsiTheme="majorHAnsi" w:cs="Times"/>
          <w:color w:val="000000"/>
        </w:rPr>
        <w:t xml:space="preserve">, the amphiphysin BAR domain is able to drive scission, but scission efficiency increases three to four-fold because of the disordered protein </w:t>
      </w:r>
      <w:del w:id="74" w:author="Marko" w:date="2018-07-31T17:41:00Z">
        <w:r w:rsidDel="00E95BEE">
          <w:rPr>
            <w:rFonts w:asciiTheme="majorHAnsi" w:hAnsiTheme="majorHAnsi" w:cs="Times"/>
            <w:color w:val="000000"/>
          </w:rPr>
          <w:delText>domains</w:delText>
        </w:r>
      </w:del>
      <w:ins w:id="75" w:author="Marko" w:date="2018-07-31T17:41:00Z">
        <w:r w:rsidR="00E95BEE">
          <w:rPr>
            <w:rFonts w:asciiTheme="majorHAnsi" w:hAnsiTheme="majorHAnsi" w:cs="Times"/>
            <w:color w:val="000000"/>
          </w:rPr>
          <w:t>regions</w:t>
        </w:r>
      </w:ins>
      <w:r>
        <w:rPr>
          <w:rFonts w:asciiTheme="majorHAnsi" w:hAnsiTheme="majorHAnsi" w:cs="Times"/>
          <w:color w:val="000000"/>
        </w:rPr>
        <w:t xml:space="preserve">, and these </w:t>
      </w:r>
      <w:commentRangeStart w:id="76"/>
      <w:del w:id="77" w:author="Marko" w:date="2018-07-31T17:42:00Z">
        <w:r w:rsidDel="00226CA4">
          <w:rPr>
            <w:rFonts w:asciiTheme="majorHAnsi" w:hAnsiTheme="majorHAnsi" w:cs="Times"/>
            <w:color w:val="000000"/>
          </w:rPr>
          <w:delText xml:space="preserve">domains </w:delText>
        </w:r>
      </w:del>
      <w:ins w:id="78" w:author="Marko" w:date="2018-07-31T17:42:00Z">
        <w:r w:rsidR="00226CA4">
          <w:rPr>
            <w:rFonts w:asciiTheme="majorHAnsi" w:hAnsiTheme="majorHAnsi" w:cs="Times"/>
            <w:color w:val="000000"/>
          </w:rPr>
          <w:t>regions</w:t>
        </w:r>
        <w:commentRangeEnd w:id="76"/>
        <w:r w:rsidR="00226CA4">
          <w:rPr>
            <w:rStyle w:val="CommentReference"/>
          </w:rPr>
          <w:commentReference w:id="76"/>
        </w:r>
        <w:r w:rsidR="00226CA4">
          <w:rPr>
            <w:rFonts w:asciiTheme="majorHAnsi" w:hAnsiTheme="majorHAnsi" w:cs="Times"/>
            <w:color w:val="000000"/>
          </w:rPr>
          <w:t xml:space="preserve"> </w:t>
        </w:r>
      </w:ins>
      <w:r>
        <w:rPr>
          <w:rFonts w:asciiTheme="majorHAnsi" w:hAnsiTheme="majorHAnsi" w:cs="Times"/>
          <w:color w:val="000000"/>
        </w:rPr>
        <w:t>do not need to have any specific biochemical properties: they can be replaced by any other disordered protein region. It has also been proposed that BAR domain</w:t>
      </w:r>
      <w:ins w:id="79" w:author="Marko" w:date="2018-07-31T17:43:00Z">
        <w:r w:rsidR="0079124D">
          <w:rPr>
            <w:rFonts w:asciiTheme="majorHAnsi" w:hAnsiTheme="majorHAnsi" w:cs="Times"/>
            <w:color w:val="000000"/>
          </w:rPr>
          <w:t>s</w:t>
        </w:r>
      </w:ins>
      <w:r>
        <w:rPr>
          <w:rFonts w:asciiTheme="majorHAnsi" w:hAnsiTheme="majorHAnsi" w:cs="Times"/>
          <w:color w:val="000000"/>
        </w:rPr>
        <w:t xml:space="preserve"> scaffold membrane tubes and stabilize them, preventing scission</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{"citationItems":[{"id":"ITEM-1","itemData":{"DOI":"10.1371/journal.pcbi.1004538","abstract":"Author Summary Cells use endocytosis to intake molecules and to recycle components of their membrane. Even in its simplest form, endocytosis involves a large number of proteins with often redundant functions that are organized into a microscopic force-producing “machine”. Knowing how much force is needed to induce a membrane invagination is essential to understand how this endocytic machine may operate. We show that experimental membrane shapes are well described theoretically by a thin sheet elastic model including a difference of pressure across the membrane due to turgor. This allows us to integrate the different contributions that shape the membrane, and to compute the forces opposing membrane deformation. This calculation provides an estimate of the pulling force that must be generated by the actin machinery in yeast. We also identify a membrane instability that could lead to vesicle budding.","author":[{"dropping-particle":"","family":"Dmitrieff","given":"Serge","non-dropping-particle":"","parse-names":false,"suffix":""},{"dropping-particle":"","family":"Nédélec","given":"François","non-dropping-particle":"","parse-names":false,"suffix":""}],"container-title":"PLoS Comput Biol","id":"ITEM-1","issue":"10","issued":{"date-parts":[["2015","10"]]},"page":"e1004538","title":"Membrane Mechanics of Endocytosis in Cells with Turgor","type":"article-journal","volume":"11"},"uris":["http://www.mendeley.com/documents/?uuid=c34f7dd1-4449-4ede-8f99-23487f31fe33"]},{"id":"ITEM-2","itemData":{"DOI":"10.1016/J.CELL.2012.01.047","ISSN":"0092-8674","abstract":"Shallow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M.","non-dropping-particle":"","parse-names":false,"suffix":""}],"container-title":"Cell","id":"ITEM-2","issue":"1","issued":{"date-parts":[["2012","3","30"]]},"page":"124-136s","publisher":"Cell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83,84&lt;/sup&gt;","plainTextFormattedCitation":"83,84","previouslyFormattedCitation":"&lt;sup&gt;83,84&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83,84</w:t>
      </w:r>
      <w:r>
        <w:rPr>
          <w:rFonts w:asciiTheme="majorHAnsi" w:hAnsiTheme="majorHAnsi" w:cs="Times"/>
          <w:color w:val="000000"/>
        </w:rPr>
        <w:fldChar w:fldCharType="end"/>
      </w:r>
      <w:r>
        <w:rPr>
          <w:rFonts w:asciiTheme="majorHAnsi" w:hAnsiTheme="majorHAnsi" w:cs="Times"/>
          <w:color w:val="000000"/>
        </w:rPr>
        <w:t xml:space="preserve">. </w:t>
      </w:r>
      <w:r w:rsidR="007C4C90">
        <w:rPr>
          <w:rFonts w:asciiTheme="majorHAnsi" w:hAnsiTheme="majorHAnsi" w:cs="Times"/>
          <w:color w:val="000000"/>
        </w:rPr>
        <w:t xml:space="preserve">For a </w:t>
      </w:r>
      <w:r w:rsidR="00752375">
        <w:rPr>
          <w:rFonts w:asciiTheme="majorHAnsi" w:hAnsiTheme="majorHAnsi" w:cs="Times"/>
          <w:color w:val="000000"/>
        </w:rPr>
        <w:t xml:space="preserve">more </w:t>
      </w:r>
      <w:r w:rsidR="007C4C90">
        <w:rPr>
          <w:rFonts w:asciiTheme="majorHAnsi" w:hAnsiTheme="majorHAnsi" w:cs="Times"/>
          <w:color w:val="000000"/>
        </w:rPr>
        <w:t>detailed discussion on these models, see /ref{results}</w:t>
      </w:r>
    </w:p>
    <w:p w14:paraId="5788255E" w14:textId="77777777" w:rsidR="00A1140B" w:rsidRDefault="00A1140B" w:rsidP="00051F8A">
      <w:pPr>
        <w:widowControl w:val="0"/>
        <w:autoSpaceDE w:val="0"/>
        <w:autoSpaceDN w:val="0"/>
        <w:adjustRightInd w:val="0"/>
        <w:ind w:left="709"/>
        <w:rPr>
          <w:rFonts w:asciiTheme="majorHAnsi" w:hAnsiTheme="majorHAnsi" w:cs="Times"/>
          <w:color w:val="000000"/>
        </w:rPr>
      </w:pPr>
    </w:p>
    <w:p w14:paraId="21C08223" w14:textId="6A96CEC1" w:rsidR="00A1140B" w:rsidRDefault="00A1140B" w:rsidP="00324EFE">
      <w:pPr>
        <w:widowControl w:val="0"/>
        <w:autoSpaceDE w:val="0"/>
        <w:autoSpaceDN w:val="0"/>
        <w:adjustRightInd w:val="0"/>
        <w:ind w:left="709"/>
        <w:rPr>
          <w:rFonts w:asciiTheme="majorHAnsi" w:hAnsiTheme="majorHAnsi" w:cs="Times"/>
          <w:color w:val="000000"/>
        </w:rPr>
      </w:pPr>
      <w:r>
        <w:rPr>
          <w:rFonts w:asciiTheme="majorHAnsi" w:hAnsiTheme="majorHAnsi" w:cs="Times"/>
          <w:color w:val="000000"/>
        </w:rPr>
        <w:t xml:space="preserve">Many of these theories are contradictory, based on </w:t>
      </w:r>
      <w:r w:rsidRPr="002F5E47">
        <w:rPr>
          <w:rFonts w:asciiTheme="majorHAnsi" w:hAnsiTheme="majorHAnsi" w:cs="Times"/>
          <w:i/>
          <w:color w:val="000000"/>
        </w:rPr>
        <w:t>in-vitro</w:t>
      </w:r>
      <w:r>
        <w:rPr>
          <w:rFonts w:asciiTheme="majorHAnsi" w:hAnsiTheme="majorHAnsi" w:cs="Times"/>
          <w:color w:val="000000"/>
        </w:rPr>
        <w:t xml:space="preserve"> data, </w:t>
      </w:r>
      <w:r w:rsidR="0084419E">
        <w:rPr>
          <w:rFonts w:asciiTheme="majorHAnsi" w:hAnsiTheme="majorHAnsi" w:cs="Times"/>
          <w:color w:val="000000"/>
        </w:rPr>
        <w:t>using</w:t>
      </w:r>
      <w:r>
        <w:rPr>
          <w:rFonts w:asciiTheme="majorHAnsi" w:hAnsiTheme="majorHAnsi" w:cs="Times"/>
          <w:color w:val="000000"/>
        </w:rPr>
        <w:t xml:space="preserve"> mammalian BAR proteins, </w:t>
      </w:r>
      <w:r w:rsidR="0084419E">
        <w:rPr>
          <w:rFonts w:asciiTheme="majorHAnsi" w:hAnsiTheme="majorHAnsi" w:cs="Times"/>
          <w:color w:val="000000"/>
        </w:rPr>
        <w:t>at</w:t>
      </w:r>
      <w:r>
        <w:rPr>
          <w:rFonts w:asciiTheme="majorHAnsi" w:hAnsiTheme="majorHAnsi" w:cs="Times"/>
          <w:color w:val="000000"/>
        </w:rPr>
        <w:t xml:space="preserve"> </w:t>
      </w:r>
      <w:ins w:id="80" w:author="Marko" w:date="2018-07-31T17:44:00Z">
        <w:r w:rsidR="002627B8">
          <w:rPr>
            <w:rFonts w:asciiTheme="majorHAnsi" w:hAnsiTheme="majorHAnsi" w:cs="Times"/>
            <w:color w:val="000000"/>
          </w:rPr>
          <w:t xml:space="preserve">protein </w:t>
        </w:r>
      </w:ins>
      <w:r>
        <w:rPr>
          <w:rFonts w:asciiTheme="majorHAnsi" w:hAnsiTheme="majorHAnsi" w:cs="Times"/>
          <w:color w:val="000000"/>
        </w:rPr>
        <w:t xml:space="preserve">concentrations </w:t>
      </w:r>
      <w:del w:id="81" w:author="Marko" w:date="2018-07-31T17:44:00Z">
        <w:r w:rsidDel="002627B8">
          <w:rPr>
            <w:rFonts w:asciiTheme="majorHAnsi" w:hAnsiTheme="majorHAnsi" w:cs="Times"/>
            <w:color w:val="000000"/>
          </w:rPr>
          <w:delText xml:space="preserve">of protein </w:delText>
        </w:r>
      </w:del>
      <w:r>
        <w:rPr>
          <w:rFonts w:asciiTheme="majorHAnsi" w:hAnsiTheme="majorHAnsi" w:cs="Times"/>
          <w:color w:val="000000"/>
        </w:rPr>
        <w:t>orders of magnitude higher than physiological levels, and without the context of interaction partners, relevant membrane tension, native lipid composition and intra-cellular turgor pressure</w:t>
      </w:r>
      <w:del w:id="82" w:author="Marko" w:date="2018-07-31T17:44:00Z">
        <w:r w:rsidDel="00656614">
          <w:rPr>
            <w:rFonts w:asciiTheme="majorHAnsi" w:hAnsiTheme="majorHAnsi" w:cs="Times"/>
            <w:color w:val="000000"/>
          </w:rPr>
          <w:delText xml:space="preserve">: </w:delText>
        </w:r>
      </w:del>
      <w:ins w:id="83" w:author="Marko" w:date="2018-07-31T17:44:00Z">
        <w:r w:rsidR="00656614">
          <w:rPr>
            <w:rFonts w:asciiTheme="majorHAnsi" w:hAnsiTheme="majorHAnsi" w:cs="Times"/>
            <w:color w:val="000000"/>
          </w:rPr>
          <w:t>. Therefore,</w:t>
        </w:r>
        <w:r w:rsidR="00656614">
          <w:rPr>
            <w:rFonts w:asciiTheme="majorHAnsi" w:hAnsiTheme="majorHAnsi" w:cs="Times"/>
            <w:color w:val="000000"/>
          </w:rPr>
          <w:t xml:space="preserve"> </w:t>
        </w:r>
      </w:ins>
      <w:del w:id="84" w:author="Marko" w:date="2018-07-31T17:44:00Z">
        <w:r w:rsidDel="00656614">
          <w:rPr>
            <w:rFonts w:asciiTheme="majorHAnsi" w:hAnsiTheme="majorHAnsi" w:cs="Times"/>
            <w:color w:val="000000"/>
          </w:rPr>
          <w:delText xml:space="preserve">a </w:delText>
        </w:r>
      </w:del>
      <w:ins w:id="85" w:author="Marko" w:date="2018-07-31T17:44:00Z">
        <w:r w:rsidR="00656614">
          <w:rPr>
            <w:rFonts w:asciiTheme="majorHAnsi" w:hAnsiTheme="majorHAnsi" w:cs="Times"/>
            <w:color w:val="000000"/>
          </w:rPr>
          <w:t>the</w:t>
        </w:r>
        <w:r w:rsidR="00656614">
          <w:rPr>
            <w:rFonts w:asciiTheme="majorHAnsi" w:hAnsiTheme="majorHAnsi" w:cs="Times"/>
            <w:color w:val="000000"/>
          </w:rPr>
          <w:t xml:space="preserve"> </w:t>
        </w:r>
      </w:ins>
      <w:r>
        <w:rPr>
          <w:rFonts w:asciiTheme="majorHAnsi" w:hAnsiTheme="majorHAnsi" w:cs="Times"/>
          <w:color w:val="000000"/>
        </w:rPr>
        <w:t xml:space="preserve">mechanism for membrane scission in yeast is yet to be determined. </w:t>
      </w:r>
    </w:p>
    <w:p w14:paraId="3C1F18C7" w14:textId="38505728" w:rsidR="00FE6CAC" w:rsidRDefault="00FE6CAC" w:rsidP="00A1140B">
      <w:pPr>
        <w:widowControl w:val="0"/>
        <w:autoSpaceDE w:val="0"/>
        <w:autoSpaceDN w:val="0"/>
        <w:adjustRightInd w:val="0"/>
        <w:rPr>
          <w:rFonts w:asciiTheme="majorHAnsi" w:hAnsiTheme="majorHAnsi" w:cs="Times"/>
          <w:color w:val="000000"/>
        </w:rPr>
      </w:pPr>
      <w:r>
        <w:rPr>
          <w:rFonts w:asciiTheme="majorHAnsi" w:hAnsiTheme="majorHAnsi"/>
          <w:noProof/>
          <w:lang w:val="en-GB" w:eastAsia="en-GB"/>
        </w:rPr>
        <w:drawing>
          <wp:inline distT="0" distB="0" distL="0" distR="0" wp14:anchorId="679335B8" wp14:editId="73CAB626">
            <wp:extent cx="6184900" cy="5741931"/>
            <wp:effectExtent l="0" t="0" r="0" b="0"/>
            <wp:docPr id="4" name="Picture 4" descr="../../figures/fig3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fig3_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741931"/>
                    </a:xfrm>
                    <a:prstGeom prst="rect">
                      <a:avLst/>
                    </a:prstGeom>
                    <a:noFill/>
                    <a:ln>
                      <a:noFill/>
                    </a:ln>
                  </pic:spPr>
                </pic:pic>
              </a:graphicData>
            </a:graphic>
          </wp:inline>
        </w:drawing>
      </w:r>
    </w:p>
    <w:p w14:paraId="10064E2E" w14:textId="77777777" w:rsidR="00FE6CAC" w:rsidRDefault="00FE6CAC" w:rsidP="00A1140B">
      <w:pPr>
        <w:widowControl w:val="0"/>
        <w:autoSpaceDE w:val="0"/>
        <w:autoSpaceDN w:val="0"/>
        <w:adjustRightInd w:val="0"/>
        <w:rPr>
          <w:rFonts w:asciiTheme="majorHAnsi" w:hAnsiTheme="majorHAnsi" w:cs="Times"/>
          <w:color w:val="000000"/>
        </w:rPr>
      </w:pPr>
    </w:p>
    <w:p w14:paraId="471527D7" w14:textId="0E8EF3FB" w:rsidR="00FE6CAC" w:rsidRPr="0091580D" w:rsidRDefault="00FE6CAC" w:rsidP="00FE6CAC">
      <w:pPr>
        <w:rPr>
          <w:rFonts w:asciiTheme="majorHAnsi" w:hAnsiTheme="majorHAnsi"/>
          <w:b/>
          <w:sz w:val="20"/>
          <w:szCs w:val="20"/>
        </w:rPr>
      </w:pPr>
      <w:r>
        <w:rPr>
          <w:rFonts w:asciiTheme="majorHAnsi" w:hAnsiTheme="majorHAnsi"/>
          <w:b/>
          <w:sz w:val="20"/>
          <w:szCs w:val="20"/>
        </w:rPr>
        <w:t xml:space="preserve">     Fig</w:t>
      </w:r>
      <w:r w:rsidR="004000AD">
        <w:rPr>
          <w:rFonts w:asciiTheme="majorHAnsi" w:hAnsiTheme="majorHAnsi"/>
          <w:b/>
          <w:sz w:val="20"/>
          <w:szCs w:val="20"/>
        </w:rPr>
        <w:t>6</w:t>
      </w:r>
      <w:r w:rsidRPr="0091580D">
        <w:rPr>
          <w:rFonts w:asciiTheme="majorHAnsi" w:hAnsiTheme="majorHAnsi"/>
          <w:b/>
          <w:sz w:val="20"/>
          <w:szCs w:val="20"/>
        </w:rPr>
        <w:t xml:space="preserve">: Schematic of endocytosis in mammalian cells </w:t>
      </w:r>
      <w:r>
        <w:rPr>
          <w:rFonts w:asciiTheme="majorHAnsi" w:hAnsiTheme="majorHAnsi"/>
          <w:b/>
          <w:sz w:val="20"/>
          <w:szCs w:val="20"/>
        </w:rPr>
        <w:t xml:space="preserve">compared to </w:t>
      </w:r>
      <w:r w:rsidRPr="0091580D">
        <w:rPr>
          <w:rFonts w:asciiTheme="majorHAnsi" w:hAnsiTheme="majorHAnsi"/>
          <w:b/>
          <w:sz w:val="20"/>
          <w:szCs w:val="20"/>
        </w:rPr>
        <w:t>yeast</w:t>
      </w:r>
    </w:p>
    <w:p w14:paraId="19FBAB61" w14:textId="77777777" w:rsidR="00FE6CAC" w:rsidRDefault="00FE6CAC" w:rsidP="00A1140B">
      <w:pPr>
        <w:widowControl w:val="0"/>
        <w:autoSpaceDE w:val="0"/>
        <w:autoSpaceDN w:val="0"/>
        <w:adjustRightInd w:val="0"/>
        <w:rPr>
          <w:rFonts w:asciiTheme="majorHAnsi" w:hAnsiTheme="majorHAnsi" w:cs="Times"/>
          <w:color w:val="000000"/>
        </w:rPr>
      </w:pPr>
    </w:p>
    <w:p w14:paraId="66EA7556" w14:textId="77777777" w:rsidR="00FE6CAC" w:rsidRPr="00A1140B" w:rsidRDefault="00FE6CAC" w:rsidP="00A1140B">
      <w:pPr>
        <w:widowControl w:val="0"/>
        <w:autoSpaceDE w:val="0"/>
        <w:autoSpaceDN w:val="0"/>
        <w:adjustRightInd w:val="0"/>
        <w:rPr>
          <w:rFonts w:asciiTheme="majorHAnsi" w:hAnsiTheme="majorHAnsi" w:cs="Times"/>
          <w:color w:val="000000"/>
        </w:rPr>
      </w:pPr>
    </w:p>
    <w:p w14:paraId="55590100" w14:textId="77777777" w:rsidR="006F53C1" w:rsidRDefault="006F53C1" w:rsidP="003C6CA7">
      <w:pPr>
        <w:outlineLvl w:val="0"/>
      </w:pPr>
      <w:r>
        <w:t>BAR domain proteins</w:t>
      </w:r>
    </w:p>
    <w:p w14:paraId="3FF482B4" w14:textId="1998F273" w:rsidR="006F53C1" w:rsidRDefault="006F53C1" w:rsidP="006F53C1">
      <w:pPr>
        <w:rPr>
          <w:rFonts w:asciiTheme="majorHAnsi" w:hAnsiTheme="majorHAnsi"/>
        </w:rPr>
      </w:pPr>
      <w:r w:rsidRPr="00DD5006">
        <w:rPr>
          <w:rFonts w:asciiTheme="majorHAnsi" w:hAnsiTheme="majorHAnsi" w:cs="Times"/>
          <w:color w:val="000000"/>
        </w:rPr>
        <w:t xml:space="preserve">The </w:t>
      </w:r>
      <w:ins w:id="86" w:author="Marko" w:date="2018-07-31T17:45:00Z">
        <w:r w:rsidR="00FF3F52">
          <w:rPr>
            <w:rFonts w:asciiTheme="majorHAnsi" w:hAnsiTheme="majorHAnsi" w:cs="Times"/>
            <w:color w:val="000000"/>
          </w:rPr>
          <w:t xml:space="preserve">proteins in the </w:t>
        </w:r>
      </w:ins>
      <w:r w:rsidRPr="00DD5006">
        <w:rPr>
          <w:rFonts w:asciiTheme="majorHAnsi" w:hAnsiTheme="majorHAnsi" w:cs="Times"/>
          <w:color w:val="000000"/>
        </w:rPr>
        <w:t xml:space="preserve">BAR </w:t>
      </w:r>
      <w:r w:rsidR="008630CB">
        <w:rPr>
          <w:rFonts w:asciiTheme="majorHAnsi" w:hAnsiTheme="majorHAnsi" w:cs="Times"/>
          <w:color w:val="000000"/>
        </w:rPr>
        <w:t>protein</w:t>
      </w:r>
      <w:r w:rsidR="006A53C8">
        <w:rPr>
          <w:rFonts w:asciiTheme="majorHAnsi" w:hAnsiTheme="majorHAnsi" w:cs="Times"/>
          <w:color w:val="000000"/>
        </w:rPr>
        <w:t xml:space="preserve"> superfamily </w:t>
      </w:r>
      <w:r w:rsidR="000B7B27">
        <w:rPr>
          <w:rFonts w:asciiTheme="majorHAnsi" w:hAnsiTheme="majorHAnsi" w:cs="Times"/>
          <w:color w:val="000000"/>
        </w:rPr>
        <w:t>have</w:t>
      </w:r>
      <w:r w:rsidRPr="00DD5006">
        <w:rPr>
          <w:rFonts w:asciiTheme="majorHAnsi" w:hAnsiTheme="majorHAnsi" w:cs="Times"/>
          <w:color w:val="000000"/>
        </w:rPr>
        <w:t xml:space="preserve"> </w:t>
      </w:r>
      <w:r w:rsidR="00167541">
        <w:rPr>
          <w:rFonts w:asciiTheme="majorHAnsi" w:hAnsiTheme="majorHAnsi" w:cs="Times"/>
          <w:color w:val="000000"/>
        </w:rPr>
        <w:t xml:space="preserve">a </w:t>
      </w:r>
      <w:r w:rsidRPr="00DD5006">
        <w:rPr>
          <w:rFonts w:asciiTheme="majorHAnsi" w:hAnsiTheme="majorHAnsi" w:cs="Times"/>
          <w:color w:val="000000"/>
        </w:rPr>
        <w:t>highly conserv</w:t>
      </w:r>
      <w:r>
        <w:rPr>
          <w:rFonts w:asciiTheme="majorHAnsi" w:hAnsiTheme="majorHAnsi" w:cs="Times"/>
          <w:color w:val="000000"/>
        </w:rPr>
        <w:t xml:space="preserve">ed </w:t>
      </w:r>
      <w:r w:rsidR="00AA4768">
        <w:rPr>
          <w:rFonts w:asciiTheme="majorHAnsi" w:hAnsiTheme="majorHAnsi" w:cs="Times"/>
          <w:color w:val="000000"/>
        </w:rPr>
        <w:t xml:space="preserve">BAR domain </w:t>
      </w:r>
      <w:r>
        <w:rPr>
          <w:rFonts w:asciiTheme="majorHAnsi" w:hAnsiTheme="majorHAnsi" w:cs="Times"/>
          <w:color w:val="000000"/>
        </w:rPr>
        <w:t>structure across eukaryotes</w:t>
      </w:r>
      <w:r>
        <w:rPr>
          <w:rFonts w:asciiTheme="majorHAnsi" w:hAnsiTheme="majorHAnsi"/>
        </w:rPr>
        <w:t xml:space="preserve"> and are involved in a range of cellular processes including endocytosis, actin organization, cell polarity, transcription and </w:t>
      </w:r>
      <w:r w:rsidR="00167541">
        <w:rPr>
          <w:rFonts w:asciiTheme="majorHAnsi" w:hAnsiTheme="majorHAnsi"/>
        </w:rPr>
        <w:t>tumor</w:t>
      </w:r>
      <w:r>
        <w:rPr>
          <w:rFonts w:asciiTheme="majorHAnsi" w:hAnsiTheme="majorHAnsi"/>
        </w:rPr>
        <w:t xml:space="preserve"> suppression</w:t>
      </w:r>
      <w:r>
        <w:rPr>
          <w:rFonts w:asciiTheme="majorHAnsi" w:hAnsiTheme="majorHAnsi"/>
        </w:rPr>
        <w:fldChar w:fldCharType="begin" w:fldLock="1"/>
      </w:r>
      <w:r w:rsidR="00E97BC1">
        <w:rPr>
          <w:rFonts w:asciiTheme="majorHAnsi" w:hAnsiTheme="majorHAnsi"/>
        </w:rPr>
        <w:instrText>ADDIN CSL_CITATION {"citationItems":[{"id":"ITEM-1","itemData":{"DOI":"10.1128/MMBR.70.1.37-120.2006","ISSN":"1092-2172","PMID":"16524918","abstract":"The Bin1/amphiphysin/Rvs167 (BAR) domain proteins are a ubiquitous protein family. Genes encoding members of this family have not yet been found in the genomes of prokaryotes, but within eukaryotes, BAR domain proteins are found universally from unicellular eukaryotes such as yeast through to plants, insects, and vertebrates. BAR domain proteins share an N-terminal BAR domain with a high propensity to adopt alpha-helical structure and engage in coiled-coil interactions with other proteins. BAR domain proteins are implicated in processes as fundamental and diverse as fission of synaptic vesicles, cell polarity, endocytosis, regulation of the actin cytoskeleton, transcriptional repression, cell-cell fusion, signal transduction, apoptosis, secretory vesicle fusion, excitation-contraction coupling, learning and memory, tissue differentiation, ion flux across membranes, and tumor suppression. What has been lacking is a molecular understanding of the role of the BAR domain protein in each process. The three-dimensional structure of the BAR domain has now been determined and valuable insight has been gained in understanding the interactions of BAR domains with membranes. The cellular roles of BAR domain proteins, characterized over the past decade in cells as distinct as yeasts, neurons, and myocytes, can now be understood in terms of a fundamental molecular function of all BAR domain proteins: to sense membrane curvature, to bind GTPases, and to mold a diversity of cellular membranes.","author":[{"dropping-particle":"","family":"Ren","given":"Gang","non-dropping-particle":"","parse-names":false,"suffix":""},{"dropping-particle":"","family":"Vajjhala","given":"Parimala","non-dropping-particle":"","parse-names":false,"suffix":""},{"dropping-particle":"","family":"Lee","given":"Janet S","non-dropping-particle":"","parse-names":false,"suffix":""},{"dropping-particle":"","family":"Winsor","given":"Barbara","non-dropping-particle":"","parse-names":false,"suffix":""},{"dropping-particle":"","family":"Munn","given":"Alan L","non-dropping-particle":"","parse-names":false,"suffix":""}],"container-title":"Microbiology and molecular biology reviews : MMBR","id":"ITEM-1","issue":"1","issued":{"date-parts":[["2006","3"]]},"page":"37-120","publisher":"American Society for Microbiology (ASM)","title":"The BAR domain proteins: molding membranes in fission, fusion, and phagy.","type":"article-journal","volume":"70"},"uris":["http://www.mendeley.com/documents/?uuid=79b4353f-ecef-3fdf-90a9-17da46280d7d"]},{"id":"ITEM-2","itemData":{"DOI":"10.1038/ng0996-69","ISSN":"1061-4036","PMID":"8782822","abstract":"BIN1 is a novel protein that interacts with the functionally critical Myc box regions at the N terminus of the MYC oncoprotein. BIN1 is structurally related to amphiphysin, a breast cancer-associated autoimmune antigen, and RVS167, a negative regulator of the yeast cell cycle, suggesting roles in malignancy and cell cycle control. Consistent with this likelihood, BIN1 inhibited malignant cell transformation by MYC. Although BIN1 is expressed in many normal cells, its levels were greatly reduced or undetectable in 14/27 carcinoma cell lines and 3/6 primary breast tumours. Deficits were functionally significant because ectopic expression of BIN1 inhibited the growth of tumour cells lacking endogenous message. We conclude that BIN1 is an MYC-interacting protein with features of a tumour suppressor.","author":[{"dropping-particle":"","family":"Sakamuro","given":"D","non-dropping-particle":"","parse-names":false,"suffix":""},{"dropping-particle":"","family":"Elliott","given":"K J","non-dropping-particle":"","parse-names":false,"suffix":""},{"dropping-particle":"","family":"Wechsler-Reya","given":"R","non-dropping-particle":"","parse-names":false,"suffix":""},{"dropping-particle":"","family":"Prendergast","given":"G C","non-dropping-particle":"","parse-names":false,"suffix":""}],"container-title":"Nature genetics","id":"ITEM-2","issue":"1","issued":{"date-parts":[["1996","9"]]},"page":"69-77","title":"BIN1 is a novel MYC-interacting protein with features of a tumour suppressor.","type":"article-journal","volume":"14"},"uris":["http://www.mendeley.com/documents/?uuid=a5dd7533-9167-3e29-b684-6cc0e3a6ed74"]}],"mendeley":{"formattedCitation":"&lt;sup&gt;85,86&lt;/sup&gt;","plainTextFormattedCitation":"85,86","previouslyFormattedCitation":"&lt;sup&gt;85,86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85,86</w:t>
      </w:r>
      <w:r>
        <w:rPr>
          <w:rFonts w:asciiTheme="majorHAnsi" w:hAnsiTheme="majorHAnsi"/>
        </w:rPr>
        <w:fldChar w:fldCharType="end"/>
      </w:r>
      <w:r>
        <w:rPr>
          <w:rFonts w:asciiTheme="majorHAnsi" w:hAnsiTheme="majorHAnsi"/>
        </w:rPr>
        <w:t xml:space="preserve">. </w:t>
      </w:r>
    </w:p>
    <w:p w14:paraId="19F32C32" w14:textId="77777777" w:rsidR="006F53C1" w:rsidRDefault="006F53C1" w:rsidP="006F53C1">
      <w:pPr>
        <w:rPr>
          <w:rFonts w:asciiTheme="majorHAnsi" w:hAnsiTheme="majorHAnsi"/>
        </w:rPr>
      </w:pPr>
    </w:p>
    <w:p w14:paraId="24FAA35A" w14:textId="2CF7F4CA" w:rsidR="006F53C1" w:rsidRDefault="00CF467B" w:rsidP="00DE3023">
      <w:pPr>
        <w:rPr>
          <w:rFonts w:asciiTheme="majorHAnsi" w:hAnsiTheme="majorHAnsi"/>
        </w:rPr>
      </w:pPr>
      <w:r>
        <w:rPr>
          <w:rFonts w:asciiTheme="majorHAnsi" w:hAnsiTheme="majorHAnsi"/>
        </w:rPr>
        <w:t>Of the mammalian isoforms of the</w:t>
      </w:r>
      <w:r w:rsidR="006F53C1">
        <w:rPr>
          <w:rFonts w:asciiTheme="majorHAnsi" w:hAnsiTheme="majorHAnsi"/>
        </w:rPr>
        <w:t xml:space="preserve"> founding members, Bin1 (Amphiphysin II) and Bin3 are ubiquitously expressed, while Amphiphysin I is expressed only in neurons. The conserved </w:t>
      </w:r>
      <w:r w:rsidR="00582662">
        <w:rPr>
          <w:rFonts w:asciiTheme="majorHAnsi" w:hAnsiTheme="majorHAnsi"/>
        </w:rPr>
        <w:t>portion</w:t>
      </w:r>
      <w:r w:rsidR="006F53C1">
        <w:rPr>
          <w:rFonts w:asciiTheme="majorHAnsi" w:hAnsiTheme="majorHAnsi"/>
        </w:rPr>
        <w:t xml:space="preserve"> of these proteins, as well as of Rvs167 and Rvs161, is an N-terminal region that forms the BAR domain. This domain typically forms </w:t>
      </w:r>
      <w:commentRangeStart w:id="87"/>
      <w:r w:rsidR="006F53C1">
        <w:rPr>
          <w:rFonts w:asciiTheme="majorHAnsi" w:hAnsiTheme="majorHAnsi"/>
        </w:rPr>
        <w:t>dimers</w:t>
      </w:r>
      <w:commentRangeEnd w:id="87"/>
      <w:r w:rsidR="00C8594C">
        <w:rPr>
          <w:rStyle w:val="CommentReference"/>
        </w:rPr>
        <w:commentReference w:id="87"/>
      </w:r>
      <w:del w:id="88" w:author="Marko" w:date="2018-07-31T17:46:00Z">
        <w:r w:rsidR="006F53C1" w:rsidDel="00C8594C">
          <w:rPr>
            <w:rFonts w:asciiTheme="majorHAnsi" w:hAnsiTheme="majorHAnsi"/>
          </w:rPr>
          <w:delText xml:space="preserve"> with other BAR domains</w:delText>
        </w:r>
      </w:del>
      <w:r w:rsidR="0071081B">
        <w:rPr>
          <w:rFonts w:asciiTheme="majorHAnsi" w:hAnsiTheme="majorHAnsi"/>
        </w:rPr>
        <w:t>, and</w:t>
      </w:r>
      <w:r w:rsidR="006F53C1">
        <w:rPr>
          <w:rFonts w:asciiTheme="majorHAnsi" w:hAnsiTheme="majorHAnsi"/>
        </w:rPr>
        <w:t xml:space="preserve"> have an intrinsic curvature defined by the dimerization angle. This curvature categorizes BAR proteins to classical BAR</w:t>
      </w:r>
      <w:ins w:id="89" w:author="Marko" w:date="2018-07-31T17:49:00Z">
        <w:r w:rsidR="00C8594C">
          <w:rPr>
            <w:rFonts w:asciiTheme="majorHAnsi" w:hAnsiTheme="majorHAnsi"/>
          </w:rPr>
          <w:t xml:space="preserve"> (high curvature)</w:t>
        </w:r>
      </w:ins>
      <w:r w:rsidR="006F53C1">
        <w:rPr>
          <w:rFonts w:asciiTheme="majorHAnsi" w:hAnsiTheme="majorHAnsi"/>
        </w:rPr>
        <w:t xml:space="preserve">, </w:t>
      </w:r>
      <w:r w:rsidR="006F53C1">
        <w:rPr>
          <w:rFonts w:asciiTheme="majorHAnsi" w:hAnsiTheme="majorHAnsi" w:cs="Times"/>
          <w:color w:val="000000"/>
        </w:rPr>
        <w:t>Fer–Cip4-homology-</w:t>
      </w:r>
      <w:r w:rsidR="006F53C1" w:rsidRPr="00DD5006">
        <w:rPr>
          <w:rFonts w:asciiTheme="majorHAnsi" w:hAnsiTheme="majorHAnsi" w:cs="Times"/>
          <w:color w:val="000000"/>
        </w:rPr>
        <w:t>BAR</w:t>
      </w:r>
      <w:r w:rsidR="006F53C1">
        <w:rPr>
          <w:rFonts w:asciiTheme="majorHAnsi" w:hAnsiTheme="majorHAnsi" w:cs="Times"/>
          <w:color w:val="000000"/>
        </w:rPr>
        <w:t xml:space="preserve"> </w:t>
      </w:r>
      <w:r w:rsidR="006F53C1">
        <w:rPr>
          <w:rFonts w:asciiTheme="majorHAnsi" w:hAnsiTheme="majorHAnsi"/>
        </w:rPr>
        <w:t>(</w:t>
      </w:r>
      <w:r w:rsidR="00834DB4">
        <w:rPr>
          <w:rFonts w:asciiTheme="majorHAnsi" w:hAnsiTheme="majorHAnsi"/>
        </w:rPr>
        <w:t xml:space="preserve">F-BAR, </w:t>
      </w:r>
      <w:r w:rsidR="006F53C1">
        <w:rPr>
          <w:rFonts w:asciiTheme="majorHAnsi" w:hAnsiTheme="majorHAnsi"/>
        </w:rPr>
        <w:t>shallow curvature), and I-BAR (inverted curvature). Membrane-binding is mediated by cationic clusters that bind via non-specific electrostatic interactions to</w:t>
      </w:r>
      <w:r w:rsidR="006F53C1" w:rsidRPr="001D5586">
        <w:rPr>
          <w:rFonts w:asciiTheme="majorHAnsi" w:hAnsiTheme="majorHAnsi"/>
        </w:rPr>
        <w:t xml:space="preserve"> </w:t>
      </w:r>
      <w:r w:rsidR="006F53C1">
        <w:rPr>
          <w:rFonts w:asciiTheme="majorHAnsi" w:hAnsiTheme="majorHAnsi"/>
        </w:rPr>
        <w:t>anionic</w:t>
      </w:r>
      <w:r w:rsidR="006F53C1" w:rsidRPr="001D5586">
        <w:rPr>
          <w:rFonts w:asciiTheme="majorHAnsi" w:hAnsiTheme="majorHAnsi"/>
        </w:rPr>
        <w:t xml:space="preserve"> lipids like </w:t>
      </w:r>
      <w:r w:rsidR="006F53C1" w:rsidRPr="001D5586">
        <w:rPr>
          <w:rFonts w:asciiTheme="majorHAnsi" w:eastAsia="Times New Roman" w:hAnsiTheme="majorHAnsi" w:cs="Arial"/>
          <w:color w:val="333333"/>
          <w:shd w:val="clear" w:color="auto" w:fill="FFFFFF"/>
          <w:lang w:eastAsia="en-GB"/>
        </w:rPr>
        <w:t xml:space="preserve">phosphatidyl serine (PS) or </w:t>
      </w:r>
      <w:commentRangeStart w:id="90"/>
      <w:r w:rsidR="006F53C1" w:rsidRPr="001D5586">
        <w:rPr>
          <w:rFonts w:asciiTheme="majorHAnsi" w:eastAsia="Times New Roman" w:hAnsiTheme="majorHAnsi" w:cs="Arial"/>
          <w:color w:val="333333"/>
          <w:shd w:val="clear" w:color="auto" w:fill="FFFFFF"/>
          <w:lang w:eastAsia="en-GB"/>
        </w:rPr>
        <w:t>phosphatidylinositol (4,5)-bisphosphate (PtdIns(4,5)</w:t>
      </w:r>
      <w:r w:rsidR="006F53C1" w:rsidRPr="00DC69B9">
        <w:rPr>
          <w:rFonts w:asciiTheme="majorHAnsi" w:eastAsia="Times New Roman" w:hAnsiTheme="majorHAnsi" w:cs="Arial"/>
          <w:iCs/>
          <w:color w:val="333333"/>
          <w:shd w:val="clear" w:color="auto" w:fill="FFFFFF"/>
          <w:lang w:eastAsia="en-GB"/>
        </w:rPr>
        <w:t>P</w:t>
      </w:r>
      <w:r w:rsidR="006F53C1" w:rsidRPr="00DC69B9">
        <w:rPr>
          <w:rFonts w:asciiTheme="majorHAnsi" w:eastAsia="Times New Roman" w:hAnsiTheme="majorHAnsi" w:cs="Arial"/>
          <w:color w:val="333333"/>
          <w:shd w:val="clear" w:color="auto" w:fill="FFFFFF"/>
          <w:vertAlign w:val="subscript"/>
          <w:lang w:eastAsia="en-GB"/>
        </w:rPr>
        <w:t>2 ,</w:t>
      </w:r>
      <w:r w:rsidR="006F53C1">
        <w:rPr>
          <w:rFonts w:asciiTheme="majorHAnsi" w:eastAsia="Times New Roman" w:hAnsiTheme="majorHAnsi" w:cs="Arial"/>
          <w:color w:val="333333"/>
          <w:shd w:val="clear" w:color="auto" w:fill="FFFFFF"/>
          <w:vertAlign w:val="subscript"/>
          <w:lang w:eastAsia="en-GB"/>
        </w:rPr>
        <w:t xml:space="preserve"> </w:t>
      </w:r>
      <w:r w:rsidR="006F53C1">
        <w:rPr>
          <w:rFonts w:asciiTheme="majorHAnsi" w:eastAsia="Times New Roman" w:hAnsiTheme="majorHAnsi" w:cs="Arial"/>
          <w:color w:val="333333"/>
          <w:shd w:val="clear" w:color="auto" w:fill="FFFFFF"/>
          <w:lang w:eastAsia="en-GB"/>
        </w:rPr>
        <w:t>henceforth PIP2</w:t>
      </w:r>
      <w:commentRangeEnd w:id="90"/>
      <w:r w:rsidR="00D43DD9">
        <w:rPr>
          <w:rStyle w:val="CommentReference"/>
        </w:rPr>
        <w:commentReference w:id="90"/>
      </w:r>
      <w:r w:rsidR="006F53C1" w:rsidRPr="001D5586">
        <w:rPr>
          <w:rFonts w:asciiTheme="majorHAnsi" w:eastAsia="Times New Roman" w:hAnsiTheme="majorHAnsi" w:cs="Arial"/>
          <w:color w:val="333333"/>
          <w:shd w:val="clear" w:color="auto" w:fill="FFFFFF"/>
          <w:lang w:eastAsia="en-GB"/>
        </w:rPr>
        <w:t>)</w:t>
      </w:r>
      <w:r w:rsidR="006F53C1">
        <w:rPr>
          <w:rFonts w:asciiTheme="majorHAnsi" w:eastAsia="Times New Roman" w:hAnsiTheme="majorHAnsi" w:cs="Arial"/>
          <w:color w:val="333333"/>
          <w:shd w:val="clear" w:color="auto" w:fill="FFFFFF"/>
          <w:lang w:eastAsia="en-GB"/>
        </w:rPr>
        <w:t>.</w:t>
      </w:r>
    </w:p>
    <w:p w14:paraId="643E0B45" w14:textId="77777777" w:rsidR="00DE3023" w:rsidRPr="00DE3023" w:rsidRDefault="00DE3023" w:rsidP="00DE3023">
      <w:pPr>
        <w:rPr>
          <w:rFonts w:asciiTheme="majorHAnsi" w:hAnsiTheme="majorHAnsi"/>
        </w:rPr>
      </w:pPr>
    </w:p>
    <w:p w14:paraId="76875DB9" w14:textId="26539CFA" w:rsidR="00DE3023" w:rsidRDefault="00DE3023" w:rsidP="00DE3023">
      <w:pPr>
        <w:rPr>
          <w:rFonts w:asciiTheme="majorHAnsi" w:hAnsiTheme="majorHAnsi"/>
        </w:rPr>
      </w:pPr>
      <w:r>
        <w:rPr>
          <w:rFonts w:asciiTheme="majorHAnsi" w:hAnsiTheme="majorHAnsi"/>
        </w:rPr>
        <w:t>BAR dimers are able to oligomerize and scaffold large areas of membrane. These scaffolds can tubulate and generate curvature across membrane regions much larger than the dimensions of a BAR dimer</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mendeley":{"formattedCitation":"&lt;sup&gt;62,87&lt;/sup&gt;","plainTextFormattedCitation":"62,87","previouslyFormattedCitation":"&lt;sup&gt;62,87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62,87</w:t>
      </w:r>
      <w:r>
        <w:rPr>
          <w:rFonts w:asciiTheme="majorHAnsi" w:hAnsiTheme="majorHAnsi"/>
        </w:rPr>
        <w:fldChar w:fldCharType="end"/>
      </w:r>
      <w:r>
        <w:rPr>
          <w:rFonts w:asciiTheme="majorHAnsi" w:hAnsiTheme="majorHAnsi"/>
        </w:rPr>
        <w:t xml:space="preserve">. BAR scaffolds can also bind membranes in a curvature-dependent manner. Correlation between the membrane shapes that they bind </w:t>
      </w:r>
      <w:r w:rsidRPr="00426E7C">
        <w:rPr>
          <w:rFonts w:asciiTheme="majorHAnsi" w:hAnsiTheme="majorHAnsi"/>
          <w:i/>
        </w:rPr>
        <w:t>in</w:t>
      </w:r>
      <w:r w:rsidR="00426E7C" w:rsidRPr="00426E7C">
        <w:rPr>
          <w:rFonts w:asciiTheme="majorHAnsi" w:hAnsiTheme="majorHAnsi"/>
          <w:i/>
        </w:rPr>
        <w:t>-</w:t>
      </w:r>
      <w:r w:rsidRPr="00426E7C">
        <w:rPr>
          <w:rFonts w:asciiTheme="majorHAnsi" w:hAnsiTheme="majorHAnsi"/>
          <w:i/>
        </w:rPr>
        <w:t>vivo</w:t>
      </w:r>
      <w:r>
        <w:rPr>
          <w:rFonts w:asciiTheme="majorHAnsi" w:hAnsiTheme="majorHAnsi"/>
        </w:rPr>
        <w:t xml:space="preserve"> and their intrinsic curvature has been shown for many BAR proteins: they may induce, stabilize, or generate specific curvature within cells. </w:t>
      </w:r>
    </w:p>
    <w:p w14:paraId="53AD5A4A" w14:textId="68402A9A" w:rsidR="00E0743D" w:rsidRDefault="00B661AF" w:rsidP="00B661AF">
      <w:pPr>
        <w:widowControl w:val="0"/>
        <w:autoSpaceDE w:val="0"/>
        <w:autoSpaceDN w:val="0"/>
        <w:adjustRightInd w:val="0"/>
        <w:spacing w:after="240" w:line="260" w:lineRule="atLeast"/>
        <w:jc w:val="center"/>
        <w:rPr>
          <w:rFonts w:asciiTheme="majorHAnsi" w:hAnsiTheme="majorHAnsi"/>
        </w:rPr>
      </w:pPr>
      <w:r>
        <w:rPr>
          <w:rFonts w:asciiTheme="majorHAnsi" w:hAnsiTheme="majorHAnsi"/>
          <w:noProof/>
          <w:lang w:val="en-GB" w:eastAsia="en-GB"/>
        </w:rPr>
        <w:drawing>
          <wp:inline distT="0" distB="0" distL="0" distR="0" wp14:anchorId="693388D0" wp14:editId="78CB7ACC">
            <wp:extent cx="2497455" cy="2247617"/>
            <wp:effectExtent l="0" t="0" r="0" b="0"/>
            <wp:docPr id="15" name="Picture 15" descr="../../figures/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B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275" cy="2268154"/>
                    </a:xfrm>
                    <a:prstGeom prst="rect">
                      <a:avLst/>
                    </a:prstGeom>
                    <a:noFill/>
                    <a:ln>
                      <a:noFill/>
                    </a:ln>
                  </pic:spPr>
                </pic:pic>
              </a:graphicData>
            </a:graphic>
          </wp:inline>
        </w:drawing>
      </w:r>
      <w:r w:rsidR="001C35A9">
        <w:rPr>
          <w:rFonts w:asciiTheme="majorHAnsi" w:hAnsiTheme="majorHAnsi"/>
          <w:noProof/>
          <w:lang w:val="en-GB" w:eastAsia="en-GB"/>
        </w:rPr>
        <w:drawing>
          <wp:inline distT="0" distB="0" distL="0" distR="0" wp14:anchorId="2B0614C6" wp14:editId="23E023E0">
            <wp:extent cx="3262950" cy="2320078"/>
            <wp:effectExtent l="0" t="0" r="0" b="0"/>
            <wp:docPr id="8" name="Picture 8" descr="../../figures/fig6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fig6_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7838" cy="2330664"/>
                    </a:xfrm>
                    <a:prstGeom prst="rect">
                      <a:avLst/>
                    </a:prstGeom>
                    <a:noFill/>
                    <a:ln>
                      <a:noFill/>
                    </a:ln>
                  </pic:spPr>
                </pic:pic>
              </a:graphicData>
            </a:graphic>
          </wp:inline>
        </w:drawing>
      </w:r>
    </w:p>
    <w:p w14:paraId="5DC1FD4D" w14:textId="1D32A00E" w:rsidR="00E0743D" w:rsidRPr="00B661AF" w:rsidRDefault="00E0743D" w:rsidP="00B661AF">
      <w:pPr>
        <w:rPr>
          <w:rFonts w:asciiTheme="majorHAnsi" w:eastAsia="Times New Roman" w:hAnsiTheme="majorHAnsi" w:cs="Times New Roman"/>
          <w:b/>
          <w:color w:val="222222"/>
          <w:spacing w:val="3"/>
          <w:sz w:val="20"/>
          <w:szCs w:val="20"/>
          <w:shd w:val="clear" w:color="auto" w:fill="FFFFFF"/>
          <w:lang w:val="en-GB" w:eastAsia="en-GB"/>
        </w:rPr>
      </w:pPr>
      <w:r w:rsidRPr="00E0743D">
        <w:rPr>
          <w:rFonts w:asciiTheme="majorHAnsi" w:hAnsiTheme="majorHAnsi"/>
          <w:b/>
          <w:sz w:val="20"/>
          <w:szCs w:val="20"/>
        </w:rPr>
        <w:t>Fig</w:t>
      </w:r>
      <w:r w:rsidR="004000AD">
        <w:rPr>
          <w:rFonts w:asciiTheme="majorHAnsi" w:hAnsiTheme="majorHAnsi"/>
          <w:b/>
          <w:sz w:val="20"/>
          <w:szCs w:val="20"/>
        </w:rPr>
        <w:t>7</w:t>
      </w:r>
      <w:r w:rsidRPr="00E0743D">
        <w:rPr>
          <w:rFonts w:asciiTheme="majorHAnsi" w:hAnsiTheme="majorHAnsi"/>
          <w:b/>
          <w:sz w:val="20"/>
          <w:szCs w:val="20"/>
        </w:rPr>
        <w:t xml:space="preserve">: </w:t>
      </w:r>
      <w:r w:rsidR="00B661AF">
        <w:rPr>
          <w:rFonts w:asciiTheme="majorHAnsi" w:hAnsiTheme="majorHAnsi"/>
          <w:b/>
          <w:sz w:val="20"/>
          <w:szCs w:val="20"/>
        </w:rPr>
        <w:t xml:space="preserve">Left: Schematic of structures of BAR dimers with different curvature. Right: </w:t>
      </w:r>
      <w:r w:rsidRPr="00E0743D">
        <w:rPr>
          <w:rFonts w:asciiTheme="majorHAnsi" w:eastAsia="Times New Roman" w:hAnsiTheme="majorHAnsi" w:cs="Times New Roman"/>
          <w:b/>
          <w:color w:val="222222"/>
          <w:spacing w:val="3"/>
          <w:sz w:val="20"/>
          <w:szCs w:val="20"/>
          <w:shd w:val="clear" w:color="auto" w:fill="FFFFFF"/>
          <w:lang w:val="en-GB" w:eastAsia="en-GB"/>
        </w:rPr>
        <w:t xml:space="preserve">3D reconstruction of an amphiphysin/BIN1-mediated tube with a diameter of 280 Å. </w:t>
      </w:r>
      <w:r>
        <w:rPr>
          <w:rFonts w:asciiTheme="majorHAnsi" w:eastAsia="Times New Roman" w:hAnsiTheme="majorHAnsi" w:cs="Times New Roman"/>
          <w:b/>
          <w:color w:val="222222"/>
          <w:spacing w:val="3"/>
          <w:sz w:val="20"/>
          <w:szCs w:val="20"/>
          <w:shd w:val="clear" w:color="auto" w:fill="FFFFFF"/>
          <w:lang w:val="en-GB" w:eastAsia="en-GB"/>
        </w:rPr>
        <w:t>T</w:t>
      </w:r>
      <w:r w:rsidRPr="00E0743D">
        <w:rPr>
          <w:rFonts w:asciiTheme="majorHAnsi" w:eastAsia="Times New Roman" w:hAnsiTheme="majorHAnsi" w:cs="Times New Roman"/>
          <w:b/>
          <w:color w:val="222222"/>
          <w:spacing w:val="3"/>
          <w:sz w:val="20"/>
          <w:szCs w:val="20"/>
          <w:shd w:val="clear" w:color="auto" w:fill="FFFFFF"/>
          <w:lang w:val="en-GB" w:eastAsia="en-GB"/>
        </w:rPr>
        <w:t>he density corresponding to the protein is colored in blue and the lipid corresponding parts are colo</w:t>
      </w:r>
      <w:r>
        <w:rPr>
          <w:rFonts w:asciiTheme="majorHAnsi" w:eastAsia="Times New Roman" w:hAnsiTheme="majorHAnsi" w:cs="Times New Roman"/>
          <w:b/>
          <w:color w:val="222222"/>
          <w:spacing w:val="3"/>
          <w:sz w:val="20"/>
          <w:szCs w:val="20"/>
          <w:shd w:val="clear" w:color="auto" w:fill="FFFFFF"/>
          <w:lang w:val="en-GB" w:eastAsia="en-GB"/>
        </w:rPr>
        <w:t>u</w:t>
      </w:r>
      <w:r w:rsidRPr="00E0743D">
        <w:rPr>
          <w:rFonts w:asciiTheme="majorHAnsi" w:eastAsia="Times New Roman" w:hAnsiTheme="majorHAnsi" w:cs="Times New Roman"/>
          <w:b/>
          <w:color w:val="222222"/>
          <w:spacing w:val="3"/>
          <w:sz w:val="20"/>
          <w:szCs w:val="20"/>
          <w:shd w:val="clear" w:color="auto" w:fill="FFFFFF"/>
          <w:lang w:val="en-GB" w:eastAsia="en-GB"/>
        </w:rPr>
        <w:t>red in in yellow.</w:t>
      </w:r>
    </w:p>
    <w:p w14:paraId="5680F3F0" w14:textId="716DB304" w:rsidR="00E0743D" w:rsidRPr="00E0743D" w:rsidRDefault="00E0743D" w:rsidP="00E0743D">
      <w:pPr>
        <w:widowControl w:val="0"/>
        <w:autoSpaceDE w:val="0"/>
        <w:autoSpaceDN w:val="0"/>
        <w:adjustRightInd w:val="0"/>
        <w:spacing w:after="240" w:line="260" w:lineRule="atLeast"/>
        <w:rPr>
          <w:rFonts w:asciiTheme="majorHAnsi" w:hAnsiTheme="majorHAnsi"/>
          <w:lang w:val="en-GB"/>
        </w:rPr>
      </w:pPr>
    </w:p>
    <w:p w14:paraId="77276FC3" w14:textId="292443DC" w:rsidR="007A294A" w:rsidRPr="00F73249" w:rsidRDefault="007A294A" w:rsidP="003C6CA7">
      <w:pPr>
        <w:outlineLvl w:val="0"/>
        <w:rPr>
          <w:rFonts w:asciiTheme="majorHAnsi" w:hAnsiTheme="majorHAnsi"/>
          <w:b/>
        </w:rPr>
      </w:pPr>
      <w:r>
        <w:rPr>
          <w:rFonts w:asciiTheme="majorHAnsi" w:hAnsiTheme="majorHAnsi"/>
          <w:b/>
        </w:rPr>
        <w:t>N</w:t>
      </w:r>
      <w:r w:rsidR="00BD40A5">
        <w:rPr>
          <w:rFonts w:asciiTheme="majorHAnsi" w:hAnsiTheme="majorHAnsi"/>
          <w:b/>
        </w:rPr>
        <w:t>BAR proteins</w:t>
      </w:r>
      <w:r>
        <w:rPr>
          <w:rFonts w:asciiTheme="majorHAnsi" w:hAnsiTheme="majorHAnsi"/>
          <w:b/>
        </w:rPr>
        <w:t xml:space="preserve"> and membrane shap</w:t>
      </w:r>
      <w:r w:rsidR="002D70DD">
        <w:rPr>
          <w:rFonts w:asciiTheme="majorHAnsi" w:hAnsiTheme="majorHAnsi"/>
          <w:b/>
        </w:rPr>
        <w:t>es</w:t>
      </w:r>
    </w:p>
    <w:p w14:paraId="3EF78047" w14:textId="02C8DD0F" w:rsidR="007A294A" w:rsidRDefault="000F2681" w:rsidP="007A294A">
      <w:pPr>
        <w:rPr>
          <w:rFonts w:asciiTheme="majorHAnsi" w:hAnsiTheme="majorHAnsi"/>
        </w:rPr>
      </w:pPr>
      <w:r>
        <w:rPr>
          <w:rFonts w:asciiTheme="majorHAnsi" w:hAnsiTheme="majorHAnsi"/>
        </w:rPr>
        <w:t>Classical</w:t>
      </w:r>
      <w:r w:rsidR="007A294A">
        <w:rPr>
          <w:rFonts w:asciiTheme="majorHAnsi" w:hAnsiTheme="majorHAnsi"/>
        </w:rPr>
        <w:t xml:space="preserve"> BAR domain proteins form a crescent-shaped structure. Some of them have an N-terminal amphiphatic helix (N-helix), forming a subclass of classical BAR called NBAR domains. The two significant e</w:t>
      </w:r>
      <w:r w:rsidR="009A1465">
        <w:rPr>
          <w:rFonts w:asciiTheme="majorHAnsi" w:hAnsiTheme="majorHAnsi"/>
        </w:rPr>
        <w:t>ndocytic BAR proteins</w:t>
      </w:r>
      <w:r w:rsidR="007A294A">
        <w:rPr>
          <w:rFonts w:asciiTheme="majorHAnsi" w:hAnsiTheme="majorHAnsi"/>
        </w:rPr>
        <w:t>, Endophilins and Amphiphysins</w:t>
      </w:r>
      <w:r w:rsidR="00104A67">
        <w:rPr>
          <w:rFonts w:asciiTheme="majorHAnsi" w:hAnsiTheme="majorHAnsi"/>
        </w:rPr>
        <w:t>,</w:t>
      </w:r>
      <w:r w:rsidR="007A294A">
        <w:rPr>
          <w:rFonts w:asciiTheme="majorHAnsi" w:hAnsiTheme="majorHAnsi"/>
        </w:rPr>
        <w:t xml:space="preserve"> are</w:t>
      </w:r>
      <w:r w:rsidR="006349C8">
        <w:rPr>
          <w:rFonts w:asciiTheme="majorHAnsi" w:hAnsiTheme="majorHAnsi"/>
        </w:rPr>
        <w:t xml:space="preserve"> </w:t>
      </w:r>
      <w:r w:rsidR="007A294A">
        <w:rPr>
          <w:rFonts w:asciiTheme="majorHAnsi" w:hAnsiTheme="majorHAnsi"/>
        </w:rPr>
        <w:t xml:space="preserve">NBAR proteins. The 35-40 residue N-helix acts as an amphiphatic wedge that is unstructured until it is inserted into the </w:t>
      </w:r>
      <w:commentRangeStart w:id="91"/>
      <w:r w:rsidR="007A294A">
        <w:rPr>
          <w:rFonts w:asciiTheme="majorHAnsi" w:hAnsiTheme="majorHAnsi"/>
        </w:rPr>
        <w:t xml:space="preserve">upper </w:t>
      </w:r>
      <w:commentRangeEnd w:id="91"/>
      <w:r w:rsidR="00E43FED">
        <w:rPr>
          <w:rStyle w:val="CommentReference"/>
        </w:rPr>
        <w:commentReference w:id="91"/>
      </w:r>
      <w:r w:rsidR="007A294A">
        <w:rPr>
          <w:rFonts w:asciiTheme="majorHAnsi" w:hAnsiTheme="majorHAnsi"/>
        </w:rPr>
        <w:t xml:space="preserve">leaflet of a membrane bilayer </w:t>
      </w:r>
      <w:r w:rsidR="007A294A">
        <w:rPr>
          <w:rFonts w:asciiTheme="majorHAnsi" w:hAnsiTheme="majorHAnsi"/>
        </w:rPr>
        <w:fldChar w:fldCharType="begin" w:fldLock="1"/>
      </w:r>
      <w:r w:rsidR="002349F6">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87</w:t>
      </w:r>
      <w:r w:rsidR="007A294A">
        <w:rPr>
          <w:rFonts w:asciiTheme="majorHAnsi" w:hAnsiTheme="majorHAnsi"/>
        </w:rPr>
        <w:fldChar w:fldCharType="end"/>
      </w:r>
      <w:r w:rsidR="007A294A">
        <w:rPr>
          <w:rFonts w:asciiTheme="majorHAnsi" w:hAnsiTheme="majorHAnsi"/>
        </w:rPr>
        <w:t xml:space="preserve">. The insertion causes displacement of lipids, resulting in bending of the membrane, </w:t>
      </w:r>
      <w:r w:rsidR="004D3D81">
        <w:rPr>
          <w:rFonts w:asciiTheme="majorHAnsi" w:hAnsiTheme="majorHAnsi"/>
        </w:rPr>
        <w:t xml:space="preserve">indicating that N-helix insertion </w:t>
      </w:r>
      <w:r w:rsidR="00624D0E">
        <w:rPr>
          <w:rFonts w:asciiTheme="majorHAnsi" w:hAnsiTheme="majorHAnsi"/>
        </w:rPr>
        <w:t xml:space="preserve">into a </w:t>
      </w:r>
      <w:r w:rsidR="00C911CD">
        <w:rPr>
          <w:rFonts w:asciiTheme="majorHAnsi" w:hAnsiTheme="majorHAnsi"/>
        </w:rPr>
        <w:t xml:space="preserve">membrane bilayer </w:t>
      </w:r>
      <w:r w:rsidR="004D3D81">
        <w:rPr>
          <w:rFonts w:asciiTheme="majorHAnsi" w:hAnsiTheme="majorHAnsi"/>
        </w:rPr>
        <w:t xml:space="preserve">could </w:t>
      </w:r>
      <w:r w:rsidR="00AC532E">
        <w:rPr>
          <w:rFonts w:asciiTheme="majorHAnsi" w:hAnsiTheme="majorHAnsi"/>
        </w:rPr>
        <w:t>favor membrane</w:t>
      </w:r>
      <w:r w:rsidR="007A294A">
        <w:rPr>
          <w:rFonts w:asciiTheme="majorHAnsi" w:hAnsiTheme="majorHAnsi"/>
        </w:rPr>
        <w:t xml:space="preserve"> scission both energetically and kinetically </w:t>
      </w:r>
      <w:r w:rsidR="007A294A">
        <w:rPr>
          <w:rFonts w:asciiTheme="majorHAnsi" w:hAnsiTheme="majorHAnsi"/>
        </w:rPr>
        <w:fldChar w:fldCharType="begin" w:fldLock="1"/>
      </w:r>
      <w:r w:rsidR="00E97BC1">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Domains","type":"article-journal","volume":"149"},"uris":["http://www.mendeley.com/documents/?uuid=f9855370-687d-3243-8532-4e1b178ce95f"]},{"id":"ITEM-2","itemData":{"DOI":"10.1016/S0006-3495(03)74457-9","ISSN":"0006-3495","PMID":"12829467","abstract":"Membrane budding-fission is a fundamental process generating intracellular carriers of proteins. Earlier works were focused only on formation of coated buds connected to the initial membrane by narrow membrane necks. We present the theoretical analysis of the whole pathway of budding-fission, including the crucial stage where the membrane neck undergoes fission and the carrier separates from the donor membrane. We consider two successive intermediates of the reaction: 1), a constricted membrane neck coming out of aperture of the assembling protein coat, and 2), hemifission intermediate resulting from self-fusion of the inner monolayer of the neck, while its outer monolayer remains continuous. Transformation of the constricted neck into the hemifission intermediate is driven by the membrane stress produced in the neck by the protein coat. Although apparently similar to hemifusion, the fission is predicted to have an opposite dependence on the monolayer spontaneous curvature. Analysis of the further stages of the process demonstrates that in all practically important cases the hemifission intermediate decays spontaneously into two separate membranes, thereby completing the fission process. We formulate the \"job description\" for fission proteins by calculating the energy they have to deliver and the radii of the protein coat aperture which have to be reached to drive the fission process.","author":[{"dropping-particle":"","family":"Kozlovsky","given":"Yonathan","non-dropping-particle":"","parse-names":false,"suffix":""},{"dropping-particle":"","family":"Kozlov","given":"Michael M","non-dropping-particle":"","parse-names":false,"suffix":""}],"container-title":"Biophysical journal","id":"ITEM-2","issue":"1","issued":{"date-parts":[["2003","7","1"]]},"page":"85-96","publisher":"Elsevier","title":"Membrane fission: model for intermediate structures.","type":"article-journal","volume":"85"},"uris":["http://www.mendeley.com/documents/?uuid=07a2e3f9-93a8-33e9-ab7f-0419fc3d67c1"]}],"mendeley":{"formattedCitation":"&lt;sup&gt;84,88&lt;/sup&gt;","plainTextFormattedCitation":"84,88","previouslyFormattedCitation":"&lt;sup&gt;84,88&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84,88</w:t>
      </w:r>
      <w:r w:rsidR="007A294A">
        <w:rPr>
          <w:rFonts w:asciiTheme="majorHAnsi" w:hAnsiTheme="majorHAnsi"/>
        </w:rPr>
        <w:fldChar w:fldCharType="end"/>
      </w:r>
      <w:r w:rsidR="007A294A">
        <w:rPr>
          <w:rFonts w:asciiTheme="majorHAnsi" w:hAnsiTheme="majorHAnsi"/>
        </w:rPr>
        <w:t xml:space="preserve">. BAR domains lacking this helix are not able to </w:t>
      </w:r>
      <w:r w:rsidR="00500002">
        <w:rPr>
          <w:rFonts w:asciiTheme="majorHAnsi" w:hAnsiTheme="majorHAnsi"/>
        </w:rPr>
        <w:lastRenderedPageBreak/>
        <w:t xml:space="preserve">efficiently </w:t>
      </w:r>
      <w:commentRangeStart w:id="92"/>
      <w:r w:rsidR="007A294A">
        <w:rPr>
          <w:rFonts w:asciiTheme="majorHAnsi" w:hAnsiTheme="majorHAnsi"/>
        </w:rPr>
        <w:t>tubulate vesicle</w:t>
      </w:r>
      <w:commentRangeEnd w:id="92"/>
      <w:r w:rsidR="00DF7CBF">
        <w:rPr>
          <w:rStyle w:val="CommentReference"/>
        </w:rPr>
        <w:commentReference w:id="92"/>
      </w:r>
      <w:r w:rsidR="007A294A">
        <w:rPr>
          <w:rFonts w:asciiTheme="majorHAnsi" w:hAnsiTheme="majorHAnsi"/>
        </w:rPr>
        <w:t>s</w:t>
      </w:r>
      <w:r w:rsidR="007A294A">
        <w:rPr>
          <w:rFonts w:asciiTheme="majorHAnsi" w:hAnsiTheme="majorHAnsi"/>
        </w:rPr>
        <w:fldChar w:fldCharType="begin" w:fldLock="1"/>
      </w:r>
      <w:r w:rsidR="00E97BC1">
        <w:rPr>
          <w:rFonts w:asciiTheme="majorHAnsi" w:hAnsiTheme="majorHAnsi"/>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lt;sup&gt;89&lt;/sup&gt;","plainTextFormattedCitation":"89","previouslyFormattedCitation":"&lt;sup&gt;89&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89</w:t>
      </w:r>
      <w:r w:rsidR="007A294A">
        <w:rPr>
          <w:rFonts w:asciiTheme="majorHAnsi" w:hAnsiTheme="majorHAnsi"/>
        </w:rPr>
        <w:fldChar w:fldCharType="end"/>
      </w:r>
      <w:r w:rsidR="007A294A">
        <w:rPr>
          <w:rFonts w:asciiTheme="majorHAnsi" w:hAnsiTheme="majorHAnsi"/>
        </w:rPr>
        <w:t xml:space="preserve">. The N-helix </w:t>
      </w:r>
      <w:r w:rsidR="004E4089">
        <w:rPr>
          <w:rFonts w:asciiTheme="majorHAnsi" w:hAnsiTheme="majorHAnsi"/>
        </w:rPr>
        <w:t>also</w:t>
      </w:r>
      <w:r w:rsidR="007A294A">
        <w:rPr>
          <w:rFonts w:asciiTheme="majorHAnsi" w:hAnsiTheme="majorHAnsi"/>
        </w:rPr>
        <w:t xml:space="preserve"> increases efficiency of binding to liposomes</w:t>
      </w:r>
      <w:r w:rsidR="007A294A">
        <w:rPr>
          <w:rFonts w:asciiTheme="majorHAnsi" w:hAnsiTheme="majorHAnsi"/>
        </w:rPr>
        <w:fldChar w:fldCharType="begin" w:fldLock="1"/>
      </w:r>
      <w:r w:rsidR="002349F6">
        <w:rPr>
          <w:rFonts w:asciiTheme="majorHAnsi" w:hAnsiTheme="majorHAnsi"/>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mendeley":{"formattedCitation":"&lt;sup&gt;62&lt;/sup&gt;","plainTextFormattedCitation":"62","previouslyFormattedCitation":"&lt;sup&gt;62&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62</w:t>
      </w:r>
      <w:r w:rsidR="007A294A">
        <w:rPr>
          <w:rFonts w:asciiTheme="majorHAnsi" w:hAnsiTheme="majorHAnsi"/>
        </w:rPr>
        <w:fldChar w:fldCharType="end"/>
      </w:r>
      <w:r w:rsidR="00E46F4D">
        <w:rPr>
          <w:rFonts w:asciiTheme="majorHAnsi" w:hAnsiTheme="majorHAnsi"/>
        </w:rPr>
        <w:t xml:space="preserve"> in a curvature sensitive manner</w:t>
      </w:r>
      <w:r w:rsidR="007A294A">
        <w:rPr>
          <w:rFonts w:asciiTheme="majorHAnsi" w:hAnsiTheme="majorHAnsi"/>
        </w:rPr>
        <w:t>, and confers salt sensitivity</w:t>
      </w:r>
      <w:r w:rsidR="007A294A">
        <w:rPr>
          <w:rFonts w:asciiTheme="majorHAnsi" w:hAnsiTheme="majorHAnsi"/>
        </w:rPr>
        <w:fldChar w:fldCharType="begin" w:fldLock="1"/>
      </w:r>
      <w:r w:rsidR="00E97BC1">
        <w:rPr>
          <w:rFonts w:asciiTheme="majorHAnsi" w:hAnsiTheme="majorHAnsi"/>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lt;sup&gt;89&lt;/sup&gt;","plainTextFormattedCitation":"89","previouslyFormattedCitation":"&lt;sup&gt;89&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89</w:t>
      </w:r>
      <w:r w:rsidR="007A294A">
        <w:rPr>
          <w:rFonts w:asciiTheme="majorHAnsi" w:hAnsiTheme="majorHAnsi"/>
        </w:rPr>
        <w:fldChar w:fldCharType="end"/>
      </w:r>
      <w:r w:rsidR="007A294A">
        <w:rPr>
          <w:rFonts w:asciiTheme="majorHAnsi" w:hAnsiTheme="majorHAnsi"/>
        </w:rPr>
        <w:t xml:space="preserve">. </w:t>
      </w:r>
    </w:p>
    <w:p w14:paraId="33D5CCF2" w14:textId="77777777" w:rsidR="00E46F4D" w:rsidRDefault="00E46F4D" w:rsidP="007A294A">
      <w:pPr>
        <w:rPr>
          <w:rFonts w:asciiTheme="majorHAnsi" w:hAnsiTheme="majorHAnsi"/>
        </w:rPr>
      </w:pPr>
    </w:p>
    <w:p w14:paraId="5DB07893" w14:textId="33C40D0E" w:rsidR="00E46F4D" w:rsidRDefault="007A294A" w:rsidP="00E46F4D">
      <w:pPr>
        <w:rPr>
          <w:rFonts w:asciiTheme="majorHAnsi" w:hAnsiTheme="majorHAnsi"/>
        </w:rPr>
      </w:pPr>
      <w:r>
        <w:rPr>
          <w:rFonts w:asciiTheme="majorHAnsi" w:hAnsiTheme="majorHAnsi" w:cs="Times"/>
          <w:color w:val="000000"/>
        </w:rPr>
        <w:t>High reso</w:t>
      </w:r>
      <w:r w:rsidRPr="00DD5006">
        <w:rPr>
          <w:rFonts w:asciiTheme="majorHAnsi" w:hAnsiTheme="majorHAnsi" w:cs="Times"/>
          <w:color w:val="000000"/>
        </w:rPr>
        <w:t>l</w:t>
      </w:r>
      <w:r>
        <w:rPr>
          <w:rFonts w:asciiTheme="majorHAnsi" w:hAnsiTheme="majorHAnsi" w:cs="Times"/>
          <w:color w:val="000000"/>
        </w:rPr>
        <w:t>u</w:t>
      </w:r>
      <w:r w:rsidRPr="00DD5006">
        <w:rPr>
          <w:rFonts w:asciiTheme="majorHAnsi" w:hAnsiTheme="majorHAnsi" w:cs="Times"/>
          <w:color w:val="000000"/>
        </w:rPr>
        <w:t xml:space="preserve">tion </w:t>
      </w:r>
      <w:r>
        <w:rPr>
          <w:rFonts w:asciiTheme="majorHAnsi" w:hAnsiTheme="majorHAnsi" w:cs="Times"/>
          <w:color w:val="000000"/>
        </w:rPr>
        <w:t>structural data has shown that N</w:t>
      </w:r>
      <w:r w:rsidRPr="00DD5006">
        <w:rPr>
          <w:rFonts w:asciiTheme="majorHAnsi" w:hAnsiTheme="majorHAnsi" w:cs="Times"/>
          <w:color w:val="000000"/>
        </w:rPr>
        <w:t xml:space="preserve">BAR </w:t>
      </w:r>
      <w:r w:rsidR="00E46F4D">
        <w:rPr>
          <w:rFonts w:asciiTheme="majorHAnsi" w:hAnsiTheme="majorHAnsi" w:cs="Times"/>
          <w:color w:val="000000"/>
        </w:rPr>
        <w:t xml:space="preserve">proteins </w:t>
      </w:r>
      <w:r>
        <w:rPr>
          <w:rFonts w:asciiTheme="majorHAnsi" w:hAnsiTheme="majorHAnsi" w:cs="Times"/>
          <w:color w:val="000000"/>
        </w:rPr>
        <w:t xml:space="preserve">can </w:t>
      </w:r>
      <w:del w:id="93" w:author="Marko" w:date="2018-07-31T18:03:00Z">
        <w:r w:rsidDel="0017105F">
          <w:rPr>
            <w:rFonts w:asciiTheme="majorHAnsi" w:hAnsiTheme="majorHAnsi" w:cs="Times"/>
            <w:color w:val="000000"/>
          </w:rPr>
          <w:delText xml:space="preserve">hold </w:delText>
        </w:r>
      </w:del>
      <w:r>
        <w:rPr>
          <w:rFonts w:asciiTheme="majorHAnsi" w:hAnsiTheme="majorHAnsi" w:cs="Times"/>
          <w:color w:val="000000"/>
        </w:rPr>
        <w:t xml:space="preserve">form helical scaffolds on tubular membranes </w:t>
      </w:r>
      <w:r w:rsidRPr="00DD5006">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{"citationItems":[{"id":"ITEM-1","itemData":{"DOI":"10.1016/j.cell.2007.03.040","ISSN":"0092-8674","abstract":"Pombe Cdc15 homology (PCH) proteins play an important role in a variety of actin-based processes, including clathrin-mediated endocytosis (CME). The defining feature of the PCH proteins is an evolutionarily conserved EFC/F-BAR domain for membrane association and tubulation. In the present study, we solved the crystal structures of the EFC domains of human FBP17 and CIP4. The structures revealed a gently curved helical-bundle dimer of approximately 220 A in length, which forms filaments through end-to-end interactions in the crystals. The curved EFC dimer fits a tubular membrane with an approximately 600 A diameter. We subsequently proposed a model in which the curved EFC filament drives tubulation. In fact, striation of tubular membranes was observed by phase-contrast cryo-transmission electron microscopy, and mutations that impaired filament formation also impaired membrane tubulation and cell membrane invagination. Furthermore, FBP17 is recruited to clathrin-coated pits in the late stage of CME, indicating its physiological role.","author":[{"dropping-particle":"","family":"Shimada","given":"Atsushi","non-dropping-particle":"","parse-names":false,"suffix":""},{"dropping-particle":"","family":"Niwa","given":"Hideaki","non-dropping-particle":"","parse-names":false,"suffix":""},{"dropping-particle":"","family":"Tsujita","given":"Kazuya","non-dropping-particle":"","parse-names":false,"suffix":""},{"dropping-particle":"","family":"Suetsugu","given":"Shiro","non-dropping-particle":"","parse-names":false,"suffix":""},{"dropping-particle":"","family":"Nitta","given":"Koji","non-dropping-particle":"","parse-names":false,"suffix":""},{"dropping-particle":"","family":"Hanawa-Suetsugu","given":"Kyoko","non-dropping-particle":"","parse-names":false,"suffix":""},{"dropping-particle":"","family":"Akasaka","given":"Ryogo","non-dropping-particle":"","parse-names":false,"suffix":""},{"dropping-particle":"","family":"Nishino","given":"Yuri","non-dropping-particle":"","parse-names":false,"suffix":""},{"dropping-particle":"","family":"Toyama","given":"Mitsutoshi","non-dropping-particle":"","parse-names":false,"suffix":""},{"dropping-particle":"","family":"Chen","given":"Lirong","non-dropping-particle":"","parse-names":false,"suffix":""},{"dropping-particle":"","family":"Liu","given":"Zhi-Jie","non-dropping-particle":"","parse-names":false,"suffix":""},{"dropping-particle":"","family":"Wang","given":"Bi-Cheng","non-dropping-particle":"","parse-names":false,"suffix":""},{"dropping-particle":"","family":"Yamamoto","given":"Masaki","non-dropping-particle":"","parse-names":false,"suffix":""},{"dropping-particle":"","family":"Terada","given":"Takaho","non-dropping-particle":"","parse-names":false,"suffix":""},{"dropping-particle":"","family":"Miyazawa","given":"Atsuo","non-dropping-particle":"","parse-names":false,"suffix":""},{"dropping-particle":"","family":"Tanaka","given":"Akiko","non-dropping-particle":"","parse-names":false,"suffix":""},{"dropping-particle":"","family":"Sugano","given":"Sumio","non-dropping-particle":"","parse-names":false,"suffix":""},{"dropping-particle":"","family":"Shirouzu","given":"Mikako","non-dropping-particle":"","parse-names":false,"suffix":""},{"dropping-particle":"","family":"Nagayama","given":"Kuniaki","non-dropping-particle":"","parse-names":false,"suffix":""},{"dropping-particle":"","family":"Takenawa","given":"Tadaomi","non-dropping-particle":"","parse-names":false,"suffix":""},{"dropping-particle":"","family":"Yokoyama","given":"Shigeyuki","non-dropping-particle":"","parse-names":false,"suffix":""}],"container-title":"Cell","id":"ITEM-1","issue":"4","issued":{"date-parts":[["2007","5"]]},"language":"eng","page":"761-772","title":"Curved EFC/F-BAR-domain dimers are joined end to end into a filament for membrane invagination in endocytosis","type":"article-journal","volume":"129"},"uris":["http://www.mendeley.com/documents/?uuid=2ce4f69e-3d30-44be-8c0d-670640024d7b"]},{"id":"ITEM-2","itemData":{"DOI":"10.1126/science.1092586","ISSN":"0036-8075,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T.","non-dropping-particle":"","parse-names":false,"suffix":""}],"container-title":"Science","id":"ITEM-2","issue":"5657","issued":{"date-parts":[["2004","1"]]},"language":"en","page":"495-499","title":"BAR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lt;sup&gt;87,90,91&lt;/sup&gt;","plainTextFormattedCitation":"87,90,91","previouslyFormattedCitation":"&lt;sup&gt;87,90,91&lt;/sup&gt;"},"properties":{"noteIndex":0},"schema":"https://github.com/citation-style-language/schema/raw/master/csl-citation.json"}</w:instrText>
      </w:r>
      <w:r w:rsidRPr="00DD5006">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87,90,91</w:t>
      </w:r>
      <w:r w:rsidRPr="00DD5006">
        <w:rPr>
          <w:rFonts w:asciiTheme="majorHAnsi" w:hAnsiTheme="majorHAnsi" w:cs="Times"/>
          <w:color w:val="000000"/>
        </w:rPr>
        <w:fldChar w:fldCharType="end"/>
      </w:r>
      <w:r w:rsidRPr="00F10499">
        <w:rPr>
          <w:rFonts w:asciiTheme="majorHAnsi" w:hAnsiTheme="majorHAnsi" w:cs="Times"/>
          <w:color w:val="000000"/>
        </w:rPr>
        <w:t xml:space="preserve">. </w:t>
      </w:r>
      <w:r w:rsidR="008474EB">
        <w:rPr>
          <w:rFonts w:asciiTheme="majorHAnsi" w:hAnsiTheme="majorHAnsi" w:cs="Times"/>
          <w:color w:val="000000"/>
        </w:rPr>
        <w:t xml:space="preserve">An </w:t>
      </w:r>
      <w:r w:rsidR="008474EB">
        <w:rPr>
          <w:rFonts w:asciiTheme="majorHAnsi" w:hAnsiTheme="majorHAnsi"/>
        </w:rPr>
        <w:t>e</w:t>
      </w:r>
      <w:r w:rsidR="00E46F4D">
        <w:rPr>
          <w:rFonts w:asciiTheme="majorHAnsi" w:hAnsiTheme="majorHAnsi"/>
        </w:rPr>
        <w:t xml:space="preserve">nergetically favorable arrangement </w:t>
      </w:r>
      <w:r w:rsidR="009D7F4D">
        <w:rPr>
          <w:rFonts w:asciiTheme="majorHAnsi" w:hAnsiTheme="majorHAnsi"/>
        </w:rPr>
        <w:t>of BAR domains consist</w:t>
      </w:r>
      <w:r w:rsidR="00E46F4D">
        <w:rPr>
          <w:rFonts w:asciiTheme="majorHAnsi" w:hAnsiTheme="majorHAnsi"/>
        </w:rPr>
        <w:t xml:space="preserve"> of dimers parallel to each other, apposed to the membrane, supporting membrane tubulation and preventing scission</w:t>
      </w:r>
      <w:r w:rsidR="009D7F4D">
        <w:rPr>
          <w:rFonts w:asciiTheme="majorHAnsi" w:hAnsiTheme="majorHAnsi"/>
        </w:rPr>
        <w:t xml:space="preserve"> by stabilizing the membrane tube</w:t>
      </w:r>
      <w:r w:rsidR="00AD384C">
        <w:rPr>
          <w:rFonts w:asciiTheme="majorHAnsi" w:hAnsiTheme="majorHAnsi"/>
        </w:rPr>
        <w:fldChar w:fldCharType="begin" w:fldLock="1"/>
      </w:r>
      <w:r w:rsidR="00AD384C">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84&lt;/sup&gt;","plainTextFormattedCitation":"84","previouslyFormattedCitation":"&lt;sup&gt;84&lt;/sup&gt;"},"properties":{"noteIndex":0},"schema":"https://github.com/citation-style-language/schema/raw/master/csl-citation.json"}</w:instrText>
      </w:r>
      <w:r w:rsidR="00AD384C">
        <w:rPr>
          <w:rFonts w:asciiTheme="majorHAnsi" w:hAnsiTheme="majorHAnsi"/>
        </w:rPr>
        <w:fldChar w:fldCharType="separate"/>
      </w:r>
      <w:r w:rsidR="00AD384C" w:rsidRPr="00036B68">
        <w:rPr>
          <w:rFonts w:asciiTheme="majorHAnsi" w:hAnsiTheme="majorHAnsi"/>
          <w:noProof/>
          <w:vertAlign w:val="superscript"/>
        </w:rPr>
        <w:t>84</w:t>
      </w:r>
      <w:r w:rsidR="00AD384C">
        <w:rPr>
          <w:rFonts w:asciiTheme="majorHAnsi" w:hAnsiTheme="majorHAnsi"/>
        </w:rPr>
        <w:fldChar w:fldCharType="end"/>
      </w:r>
      <w:r w:rsidR="009D7F4D">
        <w:rPr>
          <w:rFonts w:asciiTheme="majorHAnsi" w:hAnsiTheme="majorHAnsi"/>
        </w:rPr>
        <w:t>.</w:t>
      </w:r>
      <w:r w:rsidR="00E46F4D">
        <w:rPr>
          <w:rFonts w:asciiTheme="majorHAnsi" w:hAnsiTheme="majorHAnsi"/>
        </w:rPr>
        <w:t xml:space="preserve"> Hybrid N-helix and BAR scaffolds can therefore allow coexistence of both vesicles and tubules, with preference for one or the other depending on the ratio between number of N-helices that favor vesiculation, and BAR generated scaffold stability</w:t>
      </w:r>
      <w:r w:rsidR="006B07AE">
        <w:rPr>
          <w:rFonts w:asciiTheme="majorHAnsi" w:hAnsiTheme="majorHAnsi"/>
        </w:rPr>
        <w:t xml:space="preserve"> </w:t>
      </w:r>
      <w:r w:rsidR="00E46F4D">
        <w:rPr>
          <w:rFonts w:asciiTheme="majorHAnsi" w:hAnsiTheme="majorHAnsi"/>
        </w:rPr>
        <w:fldChar w:fldCharType="begin" w:fldLock="1"/>
      </w:r>
      <w:r w:rsidR="00E97BC1">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84&lt;/sup&gt;","plainTextFormattedCitation":"84","previouslyFormattedCitation":"&lt;sup&gt;84&lt;/sup&gt;"},"properties":{"noteIndex":0},"schema":"https://github.com/citation-style-language/schema/raw/master/csl-citation.json"}</w:instrText>
      </w:r>
      <w:r w:rsidR="00E46F4D">
        <w:rPr>
          <w:rFonts w:asciiTheme="majorHAnsi" w:hAnsiTheme="majorHAnsi"/>
        </w:rPr>
        <w:fldChar w:fldCharType="separate"/>
      </w:r>
      <w:r w:rsidR="00036B68" w:rsidRPr="00036B68">
        <w:rPr>
          <w:rFonts w:asciiTheme="majorHAnsi" w:hAnsiTheme="majorHAnsi"/>
          <w:noProof/>
          <w:vertAlign w:val="superscript"/>
        </w:rPr>
        <w:t>84</w:t>
      </w:r>
      <w:r w:rsidR="00E46F4D">
        <w:rPr>
          <w:rFonts w:asciiTheme="majorHAnsi" w:hAnsiTheme="majorHAnsi"/>
        </w:rPr>
        <w:fldChar w:fldCharType="end"/>
      </w:r>
      <w:r w:rsidR="00E46F4D">
        <w:rPr>
          <w:rFonts w:asciiTheme="majorHAnsi" w:hAnsiTheme="majorHAnsi"/>
        </w:rPr>
        <w:t xml:space="preserve">. </w:t>
      </w:r>
    </w:p>
    <w:p w14:paraId="3801081F" w14:textId="2C242992" w:rsidR="007A294A" w:rsidRDefault="007A294A" w:rsidP="007A294A">
      <w:pPr>
        <w:rPr>
          <w:rFonts w:asciiTheme="majorHAnsi" w:hAnsiTheme="majorHAnsi"/>
        </w:rPr>
      </w:pPr>
    </w:p>
    <w:p w14:paraId="192750C2" w14:textId="03051F17" w:rsidR="00E46F4D" w:rsidRDefault="00E46F4D" w:rsidP="00E46F4D">
      <w:pPr>
        <w:rPr>
          <w:rFonts w:asciiTheme="majorHAnsi" w:hAnsiTheme="majorHAnsi"/>
        </w:rPr>
      </w:pPr>
      <w:r>
        <w:rPr>
          <w:rFonts w:asciiTheme="majorHAnsi" w:hAnsiTheme="majorHAnsi"/>
        </w:rPr>
        <w:t xml:space="preserve">Both BAR proteins implicated in CME , Amphiphysin and Endophilin are </w:t>
      </w:r>
      <w:r w:rsidR="00EE0679">
        <w:rPr>
          <w:rFonts w:asciiTheme="majorHAnsi" w:hAnsiTheme="majorHAnsi"/>
        </w:rPr>
        <w:t>shown</w:t>
      </w:r>
      <w:r>
        <w:rPr>
          <w:rFonts w:asciiTheme="majorHAnsi" w:hAnsiTheme="majorHAnsi"/>
        </w:rPr>
        <w:t xml:space="preserve"> to tubulate membranes </w:t>
      </w:r>
      <w:commentRangeStart w:id="94"/>
      <w:r w:rsidRPr="00917C7B">
        <w:rPr>
          <w:rFonts w:asciiTheme="majorHAnsi" w:hAnsiTheme="majorHAnsi"/>
          <w:i/>
        </w:rPr>
        <w:t>in-vitro</w:t>
      </w:r>
      <w:commentRangeEnd w:id="94"/>
      <w:r w:rsidR="0017105F">
        <w:rPr>
          <w:rStyle w:val="CommentReference"/>
        </w:rPr>
        <w:commentReference w:id="94"/>
      </w:r>
      <w:r>
        <w:rPr>
          <w:rFonts w:asciiTheme="majorHAnsi" w:hAnsiTheme="majorHAnsi"/>
        </w:rPr>
        <w:fldChar w:fldCharType="begin" w:fldLock="1"/>
      </w:r>
      <w:r w:rsidR="00AF27AE">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lt;sup&gt;87,89,91&lt;/sup&gt;","plainTextFormattedCitation":"87,89,91","previouslyFormattedCitation":"&lt;sup&gt;87,89,91&lt;/sup&gt;"},"properties":{"noteIndex":0},"schema":"https://github.com/citation-style-language/schema/raw/master/csl-citation.json"}</w:instrText>
      </w:r>
      <w:r>
        <w:rPr>
          <w:rFonts w:asciiTheme="majorHAnsi" w:hAnsiTheme="majorHAnsi"/>
        </w:rPr>
        <w:fldChar w:fldCharType="separate"/>
      </w:r>
      <w:r w:rsidR="008E7406" w:rsidRPr="008E7406">
        <w:rPr>
          <w:rFonts w:asciiTheme="majorHAnsi" w:hAnsiTheme="majorHAnsi"/>
          <w:noProof/>
          <w:vertAlign w:val="superscript"/>
        </w:rPr>
        <w:t>87,89,91</w:t>
      </w:r>
      <w:r>
        <w:rPr>
          <w:rFonts w:asciiTheme="majorHAnsi" w:hAnsiTheme="majorHAnsi"/>
        </w:rPr>
        <w:fldChar w:fldCharType="end"/>
      </w:r>
      <w:r>
        <w:rPr>
          <w:rFonts w:asciiTheme="majorHAnsi" w:hAnsiTheme="majorHAnsi"/>
        </w:rPr>
        <w:t xml:space="preserve"> and form a helical scaffold. The </w:t>
      </w:r>
      <w:del w:id="95" w:author="Marko" w:date="2018-07-31T18:05:00Z">
        <w:r w:rsidDel="006A49A6">
          <w:rPr>
            <w:rFonts w:asciiTheme="majorHAnsi" w:hAnsiTheme="majorHAnsi"/>
          </w:rPr>
          <w:delText xml:space="preserve">tubulation </w:delText>
        </w:r>
      </w:del>
      <w:ins w:id="96" w:author="Marko" w:date="2018-07-31T18:05:00Z">
        <w:r w:rsidR="006A49A6">
          <w:rPr>
            <w:rFonts w:asciiTheme="majorHAnsi" w:hAnsiTheme="majorHAnsi"/>
          </w:rPr>
          <w:t>tubul</w:t>
        </w:r>
        <w:r w:rsidR="006A49A6">
          <w:rPr>
            <w:rFonts w:asciiTheme="majorHAnsi" w:hAnsiTheme="majorHAnsi"/>
          </w:rPr>
          <w:t>e</w:t>
        </w:r>
        <w:r w:rsidR="006A49A6">
          <w:rPr>
            <w:rFonts w:asciiTheme="majorHAnsi" w:hAnsiTheme="majorHAnsi"/>
          </w:rPr>
          <w:t xml:space="preserve"> </w:t>
        </w:r>
      </w:ins>
      <w:r>
        <w:rPr>
          <w:rFonts w:asciiTheme="majorHAnsi" w:hAnsiTheme="majorHAnsi"/>
        </w:rPr>
        <w:t xml:space="preserve">diameter resembles the </w:t>
      </w:r>
      <w:commentRangeStart w:id="97"/>
      <w:r>
        <w:rPr>
          <w:rFonts w:asciiTheme="majorHAnsi" w:hAnsiTheme="majorHAnsi"/>
        </w:rPr>
        <w:t xml:space="preserve">diameter of the proteins </w:t>
      </w:r>
      <w:commentRangeEnd w:id="97"/>
      <w:r w:rsidR="006A49A6">
        <w:rPr>
          <w:rStyle w:val="CommentReference"/>
        </w:rPr>
        <w:commentReference w:id="97"/>
      </w:r>
      <w:r>
        <w:rPr>
          <w:rFonts w:asciiTheme="majorHAnsi" w:hAnsiTheme="majorHAnsi"/>
        </w:rPr>
        <w:t xml:space="preserve">themselves, </w:t>
      </w:r>
      <w:commentRangeStart w:id="98"/>
      <w:r>
        <w:rPr>
          <w:rFonts w:asciiTheme="majorHAnsi" w:hAnsiTheme="majorHAnsi"/>
        </w:rPr>
        <w:t>and involve late</w:t>
      </w:r>
      <w:r w:rsidR="001729A0">
        <w:rPr>
          <w:rFonts w:asciiTheme="majorHAnsi" w:hAnsiTheme="majorHAnsi"/>
        </w:rPr>
        <w:t>ral interactions of the neighbo</w:t>
      </w:r>
      <w:r>
        <w:rPr>
          <w:rFonts w:asciiTheme="majorHAnsi" w:hAnsiTheme="majorHAnsi"/>
        </w:rPr>
        <w:t>ring BAR domains</w:t>
      </w:r>
      <w:r w:rsidR="008B446C">
        <w:rPr>
          <w:rFonts w:asciiTheme="majorHAnsi" w:hAnsiTheme="majorHAnsi"/>
        </w:rPr>
        <w:fldChar w:fldCharType="begin" w:fldLock="1"/>
      </w:r>
      <w:r w:rsidR="008E7406">
        <w:rPr>
          <w:rFonts w:asciiTheme="majorHAnsi" w:hAnsiTheme="majorHAnsi"/>
        </w:rPr>
        <w:instrText>ADDIN CSL_CITATION {"citationItems":[{"id":"ITEM-1","itemData":{"DOI":"10.1073/pnas.1103594108","ISSN":"0027-8424, 1091-6490","abstract":"Cells are populated by a vast array of membrane-binding proteins that execute critical functions. Functions, like signaling and intracellular transport, require the abilities to bind to highly curved membranes and to trigger membrane deformation. Among these proteins is amphiphysin 1, implicated in clathrin-mediated endocytosis. It contains a Bin-Amphiphysin-Rvs membrane-binding domain with an N-terminal amphipathic helix that senses and generates membrane curvature. However, an understanding of the parameters distinguishing these two functions is missing. By pulling a highly curved nanotube of controlled radius from a giant vesicle in a solution containing amphiphysin, we observed that the action of the protein depends directly on its density on the membrane. At low densities of protein on the nearly flat vesicle, the distribution of proteins and the mechanical effects induced are described by a model based on spontaneous curvature induction. The tube radius and force are modified by protein binding but still depend on membrane tension. In the dilute limit, when practically no proteins were present on the vesicle, no mechanical effects were detected, but strong protein enrichment proportional to curvature was seen on the tube. At high densities, the radius is independent of tension and vesicle protein density, resulting from the formation of a scaffold around the tube. As a consequence, the scaling of the force with tension is modified. For the entire density range, protein was enriched on the tube as compared to the vesicle. Our approach shows that the strength of curvature sensing and mechanical effects on the tube depends on the protein density.","author":[{"dropping-particle":"","family":"Sorre","given":"Benoît","non-dropping-particle":"","parse-names":false,"suffix":""},{"dropping-particle":"","family":"Callan-Jones","given":"Andrew","non-dropping-particle":"","parse-names":false,"suffix":""},{"dropping-particle":"","family":"Manzi","given":"John","non-dropping-particle":"","parse-names":false,"suffix":""},{"dropping-particle":"","family":"Goud","given":"Bruno","non-dropping-particle":"","parse-names":false,"suffix":""},{"dropping-particle":"","family":"Prost","given":"Jacques","non-dropping-particle":"","parse-names":false,"suffix":""},{"dropping-particle":"","family":"Bassereau","given":"Patricia","non-dropping-particle":"","parse-names":false,"suffix":""},{"dropping-particle":"","family":"Roux","given":"Aurélien","non-dropping-particle":"","parse-names":false,"suffix":""}],"container-title":"Proceedings of the National Academy of Sciences","id":"ITEM-1","issue":"1","issued":{"date-parts":[["2012","1"]]},"language":"en","page":"173-178","title":"Nature of curvature coupling of amphiphysin with membranes depends on its bound density","type":"article-journal","volume":"109"},"uris":["http://www.mendeley.com/documents/?uuid=6aee4c95-30b8-476a-84de-0d09900661b5"]}],"mendeley":{"formattedCitation":"&lt;sup&gt;92&lt;/sup&gt;","plainTextFormattedCitation":"92","previouslyFormattedCitation":"&lt;sup&gt;92&lt;/sup&gt;"},"properties":{"noteIndex":0},"schema":"https://github.com/citation-style-language/schema/raw/master/csl-citation.json"}</w:instrText>
      </w:r>
      <w:r w:rsidR="008B446C">
        <w:rPr>
          <w:rFonts w:asciiTheme="majorHAnsi" w:hAnsiTheme="majorHAnsi"/>
        </w:rPr>
        <w:fldChar w:fldCharType="separate"/>
      </w:r>
      <w:r w:rsidR="008B446C" w:rsidRPr="008B446C">
        <w:rPr>
          <w:rFonts w:asciiTheme="majorHAnsi" w:hAnsiTheme="majorHAnsi"/>
          <w:noProof/>
          <w:vertAlign w:val="superscript"/>
        </w:rPr>
        <w:t>92</w:t>
      </w:r>
      <w:r w:rsidR="008B446C">
        <w:rPr>
          <w:rFonts w:asciiTheme="majorHAnsi" w:hAnsiTheme="majorHAnsi"/>
        </w:rPr>
        <w:fldChar w:fldCharType="end"/>
      </w:r>
      <w:commentRangeEnd w:id="98"/>
      <w:r w:rsidR="006A49A6">
        <w:rPr>
          <w:rStyle w:val="CommentReference"/>
        </w:rPr>
        <w:commentReference w:id="98"/>
      </w:r>
      <w:r>
        <w:rPr>
          <w:rFonts w:asciiTheme="majorHAnsi" w:hAnsiTheme="majorHAnsi"/>
        </w:rPr>
        <w:t xml:space="preserve">. </w:t>
      </w:r>
      <w:r w:rsidR="005012BA">
        <w:rPr>
          <w:rFonts w:asciiTheme="majorHAnsi" w:hAnsiTheme="majorHAnsi"/>
        </w:rPr>
        <w:t>Both</w:t>
      </w:r>
      <w:r>
        <w:rPr>
          <w:rFonts w:asciiTheme="majorHAnsi" w:hAnsiTheme="majorHAnsi"/>
        </w:rPr>
        <w:t xml:space="preserve"> </w:t>
      </w:r>
      <w:r w:rsidR="005E6EC2">
        <w:rPr>
          <w:rFonts w:asciiTheme="majorHAnsi" w:hAnsiTheme="majorHAnsi"/>
        </w:rPr>
        <w:t xml:space="preserve">BAR </w:t>
      </w:r>
      <w:r>
        <w:rPr>
          <w:rFonts w:asciiTheme="majorHAnsi" w:hAnsiTheme="majorHAnsi"/>
        </w:rPr>
        <w:t>domain</w:t>
      </w:r>
      <w:ins w:id="99" w:author="Marko" w:date="2018-07-31T18:08:00Z">
        <w:r w:rsidR="009D6968">
          <w:rPr>
            <w:rFonts w:asciiTheme="majorHAnsi" w:hAnsiTheme="majorHAnsi"/>
          </w:rPr>
          <w:t xml:space="preserve"> protein</w:t>
        </w:r>
      </w:ins>
      <w:r>
        <w:rPr>
          <w:rFonts w:asciiTheme="majorHAnsi" w:hAnsiTheme="majorHAnsi"/>
        </w:rPr>
        <w:t xml:space="preserve">s are able to form </w:t>
      </w:r>
      <w:commentRangeStart w:id="100"/>
      <w:r>
        <w:rPr>
          <w:rFonts w:asciiTheme="majorHAnsi" w:hAnsiTheme="majorHAnsi"/>
        </w:rPr>
        <w:t xml:space="preserve">mixed helices </w:t>
      </w:r>
      <w:commentRangeEnd w:id="100"/>
      <w:r w:rsidR="009D6968">
        <w:rPr>
          <w:rStyle w:val="CommentReference"/>
        </w:rPr>
        <w:commentReference w:id="100"/>
      </w:r>
      <w:r>
        <w:rPr>
          <w:rFonts w:asciiTheme="majorHAnsi" w:hAnsiTheme="majorHAnsi"/>
        </w:rPr>
        <w:t>in the presence of dynamin</w:t>
      </w:r>
      <w:r w:rsidR="005012BA">
        <w:rPr>
          <w:rFonts w:asciiTheme="majorHAnsi" w:hAnsiTheme="majorHAnsi"/>
        </w:rPr>
        <w:fldChar w:fldCharType="begin" w:fldLock="1"/>
      </w:r>
      <w:r w:rsidR="008E7406">
        <w:rPr>
          <w:rFonts w:asciiTheme="majorHAnsi" w:hAnsiTheme="majorHAnsi"/>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interactions","type":"article-journal","volume":"155"},"uris":["http://www.mendeley.com/documents/?uuid=a87ec1cb-b3dc-4cb6-8c9e-fc10d75b124e"]},{"id":"ITEM-2","itemData":{"DOI":"10.1038/9004","ISSN":"1465-7392","abstract":"Amphiphysin, a protein that is highly concentrated in nerve terminals, has been proposed to function as a linker between the clathrin coat and dynamin in the endocytosis of synaptic vesicles. Here, using a cell-free system, we provide direct morphological evidence in support of this hypothesis. Unexpectedly, we also find that amphiphysin-1, like dynamin-1, can transform spherical liposomes into narrow tubules. Moreover, amphiphysin-1 assembles with dynamin-1 into ring-like structures around the tubules and enhances the liposome-fragmenting activity of dynamin-1 in the presence of GTP. These results show that amphiphysin binds lipid bilayers, indicate a potential function for amphiphysin in the changes in bilayer curvature that accompany vesicle budding, and imply a close functional partnership between amphiphysin and dynamin in endocytosis.","author":[{"dropping-particle":"","family":"Takei","given":"Kohji","non-dropping-particle":"","parse-names":false,"suffix":""},{"dropping-particle":"","family":"Slepnev","given":"Vladimir I.","non-dropping-particle":"","parse-names":false,"suffix":""},{"dropping-particle":"","family":"Haucke","given":"Volker","non-dropping-particle":"","parse-names":false,"suffix":""},{"dropping-particle":"","family":"Camilli","given":"Pietro","non-dropping-particle":"De","parse-names":false,"suffix":""}],"container-title":"Nature Cell Biology","id":"ITEM-2","issue":"1","issued":{"date-parts":[["1999","5"]]},"language":"en","page":"33-39","title":"Functional partnership between amphiphysin and dynamin in clathrin-mediated endocytosis","type":"article-journal","volume":"1"},"uris":["http://www.mendeley.com/documents/?uuid=a7798714-3594-46d5-82a5-af0723b4a0c2"]}],"mendeley":{"formattedCitation":"&lt;sup&gt;62,93&lt;/sup&gt;","plainTextFormattedCitation":"62,93","previouslyFormattedCitation":"&lt;sup&gt;62,93&lt;/sup&gt;"},"properties":{"noteIndex":0},"schema":"https://github.com/citation-style-language/schema/raw/master/csl-citation.json"}</w:instrText>
      </w:r>
      <w:r w:rsidR="005012BA">
        <w:rPr>
          <w:rFonts w:asciiTheme="majorHAnsi" w:hAnsiTheme="majorHAnsi"/>
        </w:rPr>
        <w:fldChar w:fldCharType="separate"/>
      </w:r>
      <w:r w:rsidR="008B446C" w:rsidRPr="008B446C">
        <w:rPr>
          <w:rFonts w:asciiTheme="majorHAnsi" w:hAnsiTheme="majorHAnsi"/>
          <w:noProof/>
          <w:vertAlign w:val="superscript"/>
        </w:rPr>
        <w:t>62,93</w:t>
      </w:r>
      <w:r w:rsidR="005012BA">
        <w:rPr>
          <w:rFonts w:asciiTheme="majorHAnsi" w:hAnsiTheme="majorHAnsi"/>
        </w:rPr>
        <w:fldChar w:fldCharType="end"/>
      </w:r>
      <w:r>
        <w:rPr>
          <w:rFonts w:asciiTheme="majorHAnsi" w:hAnsiTheme="majorHAnsi"/>
        </w:rPr>
        <w:t xml:space="preserve">. </w:t>
      </w:r>
    </w:p>
    <w:p w14:paraId="61A73ADC" w14:textId="77777777" w:rsidR="005A0168" w:rsidRDefault="005A0168" w:rsidP="00E46F4D">
      <w:pPr>
        <w:rPr>
          <w:rFonts w:asciiTheme="majorHAnsi" w:hAnsiTheme="majorHAnsi"/>
        </w:rPr>
      </w:pPr>
    </w:p>
    <w:p w14:paraId="20D3A284" w14:textId="25609F1C" w:rsidR="00AC7548" w:rsidRDefault="005A0168" w:rsidP="005A0168">
      <w:pPr>
        <w:jc w:val="center"/>
        <w:rPr>
          <w:rFonts w:asciiTheme="majorHAnsi" w:hAnsiTheme="majorHAnsi"/>
        </w:rPr>
      </w:pPr>
      <w:r>
        <w:rPr>
          <w:rFonts w:asciiTheme="majorHAnsi" w:hAnsiTheme="majorHAnsi"/>
          <w:noProof/>
          <w:lang w:val="en-GB" w:eastAsia="en-GB"/>
        </w:rPr>
        <w:drawing>
          <wp:inline distT="0" distB="0" distL="0" distR="0" wp14:anchorId="31BA1099" wp14:editId="7A9FDB26">
            <wp:extent cx="3564255" cy="1303683"/>
            <wp:effectExtent l="0" t="0" r="0" b="0"/>
            <wp:docPr id="16" name="Picture 16" descr="../../figures/fig7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fig7_screen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974" cy="1306872"/>
                    </a:xfrm>
                    <a:prstGeom prst="rect">
                      <a:avLst/>
                    </a:prstGeom>
                    <a:noFill/>
                    <a:ln>
                      <a:noFill/>
                    </a:ln>
                  </pic:spPr>
                </pic:pic>
              </a:graphicData>
            </a:graphic>
          </wp:inline>
        </w:drawing>
      </w:r>
    </w:p>
    <w:p w14:paraId="58C99620" w14:textId="1523769E" w:rsidR="0090418F" w:rsidRDefault="0090418F" w:rsidP="00CB419E">
      <w:pPr>
        <w:jc w:val="center"/>
        <w:rPr>
          <w:rFonts w:asciiTheme="majorHAnsi" w:hAnsiTheme="majorHAnsi"/>
        </w:rPr>
      </w:pPr>
    </w:p>
    <w:p w14:paraId="48912F87" w14:textId="3A32F195" w:rsidR="0090418F" w:rsidRPr="00AC7548" w:rsidRDefault="00AC7548" w:rsidP="00E46F4D">
      <w:pPr>
        <w:rPr>
          <w:rFonts w:asciiTheme="majorHAnsi" w:hAnsiTheme="majorHAnsi"/>
          <w:b/>
          <w:sz w:val="20"/>
          <w:szCs w:val="20"/>
        </w:rPr>
      </w:pPr>
      <w:r w:rsidRPr="00AC7548">
        <w:rPr>
          <w:rFonts w:asciiTheme="majorHAnsi" w:hAnsiTheme="majorHAnsi"/>
          <w:b/>
          <w:sz w:val="20"/>
          <w:szCs w:val="20"/>
        </w:rPr>
        <w:tab/>
      </w:r>
      <w:r w:rsidRPr="00AC7548">
        <w:rPr>
          <w:rFonts w:asciiTheme="majorHAnsi" w:hAnsiTheme="majorHAnsi"/>
          <w:b/>
          <w:sz w:val="20"/>
          <w:szCs w:val="20"/>
        </w:rPr>
        <w:tab/>
      </w:r>
      <w:r w:rsidRPr="00AC7548">
        <w:rPr>
          <w:rFonts w:asciiTheme="majorHAnsi" w:hAnsiTheme="majorHAnsi"/>
          <w:b/>
          <w:sz w:val="20"/>
          <w:szCs w:val="20"/>
        </w:rPr>
        <w:tab/>
        <w:t xml:space="preserve"> Fig</w:t>
      </w:r>
      <w:r w:rsidR="004000AD">
        <w:rPr>
          <w:rFonts w:asciiTheme="majorHAnsi" w:hAnsiTheme="majorHAnsi"/>
          <w:b/>
          <w:sz w:val="20"/>
          <w:szCs w:val="20"/>
        </w:rPr>
        <w:t>8</w:t>
      </w:r>
      <w:r w:rsidRPr="00AC7548">
        <w:rPr>
          <w:rFonts w:asciiTheme="majorHAnsi" w:hAnsiTheme="majorHAnsi"/>
          <w:b/>
          <w:sz w:val="20"/>
          <w:szCs w:val="20"/>
        </w:rPr>
        <w:t>: Schematic of domains of endocytic NBAR proteins</w:t>
      </w:r>
    </w:p>
    <w:p w14:paraId="0F85C01A" w14:textId="77777777" w:rsidR="00E46F4D" w:rsidRDefault="00E46F4D" w:rsidP="007A294A">
      <w:pPr>
        <w:rPr>
          <w:rFonts w:asciiTheme="majorHAnsi" w:hAnsiTheme="majorHAnsi"/>
        </w:rPr>
      </w:pPr>
    </w:p>
    <w:p w14:paraId="1A4BEBBB" w14:textId="77777777" w:rsidR="00AA2F77" w:rsidRDefault="00AA2F77" w:rsidP="007A294A">
      <w:pPr>
        <w:rPr>
          <w:rFonts w:asciiTheme="majorHAnsi" w:hAnsiTheme="majorHAnsi"/>
        </w:rPr>
      </w:pPr>
    </w:p>
    <w:p w14:paraId="3C5D2A4A" w14:textId="20CEC9DC" w:rsidR="008D7EBA" w:rsidRPr="00744BDB" w:rsidRDefault="00022BB9" w:rsidP="003C6CA7">
      <w:pPr>
        <w:outlineLvl w:val="0"/>
        <w:rPr>
          <w:rFonts w:asciiTheme="majorHAnsi" w:hAnsiTheme="majorHAnsi"/>
          <w:b/>
        </w:rPr>
      </w:pPr>
      <w:r>
        <w:rPr>
          <w:rFonts w:asciiTheme="majorHAnsi" w:hAnsiTheme="majorHAnsi"/>
          <w:b/>
        </w:rPr>
        <w:t>N</w:t>
      </w:r>
      <w:r w:rsidR="008D7EBA">
        <w:rPr>
          <w:rFonts w:asciiTheme="majorHAnsi" w:hAnsiTheme="majorHAnsi"/>
          <w:b/>
        </w:rPr>
        <w:t>BAR protein</w:t>
      </w:r>
      <w:r w:rsidR="000658EC">
        <w:rPr>
          <w:rFonts w:asciiTheme="majorHAnsi" w:hAnsiTheme="majorHAnsi"/>
          <w:b/>
        </w:rPr>
        <w:t xml:space="preserve"> in endocytosis</w:t>
      </w:r>
      <w:r w:rsidR="00ED09B3">
        <w:rPr>
          <w:rFonts w:asciiTheme="majorHAnsi" w:hAnsiTheme="majorHAnsi"/>
          <w:b/>
        </w:rPr>
        <w:t>:</w:t>
      </w:r>
      <w:r w:rsidR="008D7EBA">
        <w:rPr>
          <w:rFonts w:asciiTheme="majorHAnsi" w:hAnsiTheme="majorHAnsi"/>
          <w:b/>
        </w:rPr>
        <w:t xml:space="preserve"> </w:t>
      </w:r>
      <w:r w:rsidR="008D7EBA" w:rsidRPr="00744BDB">
        <w:rPr>
          <w:rFonts w:asciiTheme="majorHAnsi" w:hAnsiTheme="majorHAnsi"/>
          <w:b/>
        </w:rPr>
        <w:t xml:space="preserve">Amphiphysin </w:t>
      </w:r>
    </w:p>
    <w:p w14:paraId="5D2C3B1D" w14:textId="372282E7" w:rsidR="008D7EBA" w:rsidRDefault="008D7EBA" w:rsidP="008D7EBA">
      <w:pPr>
        <w:rPr>
          <w:rFonts w:asciiTheme="majorHAnsi" w:hAnsiTheme="majorHAnsi"/>
        </w:rPr>
      </w:pPr>
      <w:r>
        <w:rPr>
          <w:rFonts w:asciiTheme="majorHAnsi" w:hAnsiTheme="majorHAnsi"/>
        </w:rPr>
        <w:t xml:space="preserve">Two mammalian isoforms of </w:t>
      </w:r>
      <w:r w:rsidRPr="00336E23">
        <w:rPr>
          <w:rFonts w:asciiTheme="majorHAnsi" w:hAnsiTheme="majorHAnsi"/>
        </w:rPr>
        <w:t>Amphiphysins</w:t>
      </w:r>
      <w:r w:rsidR="00014D8A">
        <w:rPr>
          <w:rFonts w:asciiTheme="majorHAnsi" w:hAnsiTheme="majorHAnsi"/>
        </w:rPr>
        <w:t xml:space="preserve"> (Amph)</w:t>
      </w:r>
      <w:r w:rsidRPr="00336E23">
        <w:rPr>
          <w:rFonts w:asciiTheme="majorHAnsi" w:hAnsiTheme="majorHAnsi"/>
        </w:rPr>
        <w:t xml:space="preserve"> </w:t>
      </w:r>
      <w:del w:id="101" w:author="Marko" w:date="2018-07-31T18:10:00Z">
        <w:r w:rsidRPr="00336E23" w:rsidDel="009A6BD9">
          <w:rPr>
            <w:rFonts w:asciiTheme="majorHAnsi" w:hAnsiTheme="majorHAnsi"/>
          </w:rPr>
          <w:delText>are found</w:delText>
        </w:r>
      </w:del>
      <w:ins w:id="102" w:author="Marko" w:date="2018-07-31T18:10:00Z">
        <w:r w:rsidR="009A6BD9">
          <w:rPr>
            <w:rFonts w:asciiTheme="majorHAnsi" w:hAnsiTheme="majorHAnsi"/>
          </w:rPr>
          <w:t>exist</w:t>
        </w:r>
      </w:ins>
      <w:r>
        <w:rPr>
          <w:rFonts w:asciiTheme="majorHAnsi" w:hAnsiTheme="majorHAnsi"/>
        </w:rPr>
        <w:t>. AmphI is</w:t>
      </w:r>
      <w:r w:rsidRPr="00336E23">
        <w:rPr>
          <w:rFonts w:asciiTheme="majorHAnsi" w:hAnsiTheme="majorHAnsi"/>
        </w:rPr>
        <w:t xml:space="preserve"> enriched in ne</w:t>
      </w:r>
      <w:r>
        <w:rPr>
          <w:rFonts w:asciiTheme="majorHAnsi" w:hAnsiTheme="majorHAnsi"/>
        </w:rPr>
        <w:t>urons in mammals, while AmphII (Bin1) is expressed in other tissue types</w:t>
      </w:r>
      <w:r w:rsidR="006145E3">
        <w:rPr>
          <w:rFonts w:asciiTheme="majorHAnsi" w:hAnsiTheme="majorHAnsi"/>
        </w:rPr>
        <w:t>, with</w:t>
      </w:r>
      <w:r>
        <w:rPr>
          <w:rFonts w:asciiTheme="majorHAnsi" w:hAnsiTheme="majorHAnsi"/>
        </w:rPr>
        <w:t xml:space="preserve"> one isoform enriched in muscle T-tubule junctions</w:t>
      </w:r>
      <w:r>
        <w:rPr>
          <w:rFonts w:asciiTheme="majorHAnsi" w:hAnsiTheme="majorHAnsi"/>
        </w:rPr>
        <w:fldChar w:fldCharType="begin" w:fldLock="1"/>
      </w:r>
      <w:r w:rsidR="008E7406">
        <w:rPr>
          <w:rFonts w:asciiTheme="majorHAnsi" w:hAnsiTheme="majorHAnsi"/>
        </w:rPr>
        <w:instrText>ADDIN CSL_CITATION {"citationItems":[{"id":"ITEM-1","itemData":{"DOI":"10.1126/science.1071362","ISSN":"1095-9203","PMID":"12183633","abstract":"In striated muscle, the plasma membrane forms tubular invaginations (transverse tubules or T-tubules) that function in depolarization-contraction coupling. Caveolin-3 and amphiphysin were implicated in their biogenesis. Amphiphysin isoforms have a putative role in membrane deformation at endocytic sites. An isoform of amphiphysin 2 concentrated at T-tubules induced tubular plasma membrane invaginations when expressed in nonmuscle cells. This property required exon 10, a phosphoinositide-binding module. In developing myotubes, amphiphysin 2 and caveolin-3 segregated in tubular and vesicular portions of the T-tubule system, respectively. These findings support a role of the bilayer-deforming properties of amphiphysin at T-tubules and, more generally, a physiological role of amphiphysin in membrane deformation.","author":[{"dropping-particle":"","family":"Lee","given":"Eunkyung","non-dropping-particle":"","parse-names":false,"suffix":""},{"dropping-particle":"","family":"Marcucci","given":"Melissa","non-dropping-particle":"","parse-names":false,"suffix":""},{"dropping-particle":"","family":"Daniell","given":"Laurie","non-dropping-particle":"","parse-names":false,"suffix":""},{"dropping-particle":"","family":"Pypaert","given":"Marc","non-dropping-particle":"","parse-names":false,"suffix":""},{"dropping-particle":"","family":"Weisz","given":"Ora A","non-dropping-particle":"","parse-names":false,"suffix":""},{"dropping-particle":"","family":"Ochoa","given":"Gian-Carlo","non-dropping-particle":"","parse-names":false,"suffix":""},{"dropping-particle":"","family":"Farsad","given":"Khashayar","non-dropping-particle":"","parse-names":false,"suffix":""},{"dropping-particle":"","family":"Wenk","given":"Markus R","non-dropping-particle":"","parse-names":false,"suffix":""},{"dropping-particle":"","family":"Camilli","given":"Pietro","non-dropping-particle":"De","parse-names":false,"suffix":""}],"container-title":"Science (New York, N.Y.)","id":"ITEM-1","issue":"5584","issued":{"date-parts":[["2002","8","16"]]},"page":"1193-6","publisher":"American Association for the Advancement of Science","title":"Amphiphysin 2 (Bin1) and T-tubule biogenesis in muscle.","type":"article-journal","volume":"297"},"uris":["http://www.mendeley.com/documents/?uuid=2d2200ae-ae48-35fc-ad2d-cb79c95cd07b"]}],"mendeley":{"formattedCitation":"&lt;sup&gt;94&lt;/sup&gt;","plainTextFormattedCitation":"94","previouslyFormattedCitation":"&lt;sup&gt;94&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94</w:t>
      </w:r>
      <w:r>
        <w:rPr>
          <w:rFonts w:asciiTheme="majorHAnsi" w:hAnsiTheme="majorHAnsi"/>
        </w:rPr>
        <w:fldChar w:fldCharType="end"/>
      </w:r>
      <w:r>
        <w:rPr>
          <w:rFonts w:asciiTheme="majorHAnsi" w:hAnsiTheme="majorHAnsi"/>
        </w:rPr>
        <w:t>. The only Amphiphysin (d-Amph) in flies is expressed in various tissues, and enriched at</w:t>
      </w:r>
      <w:r w:rsidRPr="00336E23">
        <w:rPr>
          <w:rFonts w:asciiTheme="majorHAnsi" w:hAnsiTheme="majorHAnsi"/>
        </w:rPr>
        <w:t xml:space="preserve"> muscle T-tubule junctions</w:t>
      </w:r>
      <w:del w:id="103" w:author="Marko" w:date="2018-07-31T18:11:00Z">
        <w:r w:rsidRPr="00336E23" w:rsidDel="009022AB">
          <w:rPr>
            <w:rFonts w:asciiTheme="majorHAnsi" w:hAnsiTheme="majorHAnsi"/>
          </w:rPr>
          <w:delText xml:space="preserve"> in flies</w:delText>
        </w:r>
      </w:del>
      <w:r>
        <w:rPr>
          <w:rFonts w:asciiTheme="majorHAnsi" w:hAnsiTheme="majorHAnsi"/>
        </w:rPr>
        <w:t>. The d-Amph dimer forms a coiled coil, with each BAR domain made of three long, kinked alpha-helices</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87</w:t>
      </w:r>
      <w:r>
        <w:rPr>
          <w:rFonts w:asciiTheme="majorHAnsi" w:hAnsiTheme="majorHAnsi"/>
        </w:rPr>
        <w:fldChar w:fldCharType="end"/>
      </w:r>
      <w:r>
        <w:rPr>
          <w:rFonts w:asciiTheme="majorHAnsi" w:hAnsiTheme="majorHAnsi"/>
        </w:rPr>
        <w:t xml:space="preserve">. </w:t>
      </w:r>
      <w:r w:rsidRPr="005915D7">
        <w:rPr>
          <w:rFonts w:asciiTheme="majorHAnsi" w:hAnsiTheme="majorHAnsi"/>
          <w:i/>
        </w:rPr>
        <w:t>In</w:t>
      </w:r>
      <w:r w:rsidR="005915D7" w:rsidRPr="005915D7">
        <w:rPr>
          <w:rFonts w:asciiTheme="majorHAnsi" w:hAnsiTheme="majorHAnsi"/>
          <w:i/>
        </w:rPr>
        <w:t>-</w:t>
      </w:r>
      <w:r w:rsidRPr="005915D7">
        <w:rPr>
          <w:rFonts w:asciiTheme="majorHAnsi" w:hAnsiTheme="majorHAnsi"/>
          <w:i/>
        </w:rPr>
        <w:t>vitro</w:t>
      </w:r>
      <w:r>
        <w:rPr>
          <w:rFonts w:asciiTheme="majorHAnsi" w:hAnsiTheme="majorHAnsi"/>
        </w:rPr>
        <w:t>, liposome tubulation activity of Amphiphysin is concentration dependent</w:t>
      </w:r>
      <w:del w:id="104" w:author="Marko" w:date="2018-07-31T18:11:00Z">
        <w:r w:rsidDel="00137528">
          <w:rPr>
            <w:rFonts w:asciiTheme="majorHAnsi" w:hAnsiTheme="majorHAnsi"/>
          </w:rPr>
          <w:delText xml:space="preserve">, </w:delText>
        </w:r>
      </w:del>
      <w:ins w:id="105" w:author="Marko" w:date="2018-07-31T18:11:00Z">
        <w:r w:rsidR="00137528">
          <w:rPr>
            <w:rFonts w:asciiTheme="majorHAnsi" w:hAnsiTheme="majorHAnsi"/>
          </w:rPr>
          <w:t>.</w:t>
        </w:r>
        <w:r w:rsidR="00137528">
          <w:rPr>
            <w:rFonts w:asciiTheme="majorHAnsi" w:hAnsiTheme="majorHAnsi"/>
          </w:rPr>
          <w:t xml:space="preserve"> </w:t>
        </w:r>
      </w:ins>
      <w:del w:id="106" w:author="Marko" w:date="2018-07-31T18:11:00Z">
        <w:r w:rsidDel="00137528">
          <w:rPr>
            <w:rFonts w:asciiTheme="majorHAnsi" w:hAnsiTheme="majorHAnsi"/>
          </w:rPr>
          <w:delText xml:space="preserve">at </w:delText>
        </w:r>
      </w:del>
      <w:ins w:id="107" w:author="Marko" w:date="2018-07-31T18:11:00Z">
        <w:r w:rsidR="00137528">
          <w:rPr>
            <w:rFonts w:asciiTheme="majorHAnsi" w:hAnsiTheme="majorHAnsi"/>
          </w:rPr>
          <w:t>A</w:t>
        </w:r>
        <w:r w:rsidR="00137528">
          <w:rPr>
            <w:rFonts w:asciiTheme="majorHAnsi" w:hAnsiTheme="majorHAnsi"/>
          </w:rPr>
          <w:t xml:space="preserve">t </w:t>
        </w:r>
      </w:ins>
      <w:r>
        <w:rPr>
          <w:rFonts w:asciiTheme="majorHAnsi" w:hAnsiTheme="majorHAnsi"/>
        </w:rPr>
        <w:t xml:space="preserve">very high concentrations, </w:t>
      </w:r>
      <w:del w:id="108" w:author="Marko" w:date="2018-07-31T18:12:00Z">
        <w:r w:rsidDel="00137528">
          <w:rPr>
            <w:rFonts w:asciiTheme="majorHAnsi" w:hAnsiTheme="majorHAnsi"/>
          </w:rPr>
          <w:delText xml:space="preserve">it </w:delText>
        </w:r>
      </w:del>
      <w:ins w:id="109" w:author="Marko" w:date="2018-07-31T18:12:00Z">
        <w:r w:rsidR="00137528">
          <w:rPr>
            <w:rFonts w:asciiTheme="majorHAnsi" w:hAnsiTheme="majorHAnsi"/>
          </w:rPr>
          <w:t xml:space="preserve">Amphiphysin </w:t>
        </w:r>
      </w:ins>
      <w:r>
        <w:rPr>
          <w:rFonts w:asciiTheme="majorHAnsi" w:hAnsiTheme="majorHAnsi"/>
        </w:rPr>
        <w:t>is also able to sever tubular membrane to form vesicles</w:t>
      </w:r>
      <w:r w:rsidR="00E21F48">
        <w:rPr>
          <w:rFonts w:asciiTheme="majorHAnsi" w:hAnsiTheme="majorHAnsi"/>
        </w:rPr>
        <w:fldChar w:fldCharType="begin" w:fldLock="1"/>
      </w:r>
      <w:r w:rsidR="00350DA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sidR="00E21F48">
        <w:rPr>
          <w:rFonts w:asciiTheme="majorHAnsi" w:hAnsiTheme="majorHAnsi"/>
        </w:rPr>
        <w:fldChar w:fldCharType="separate"/>
      </w:r>
      <w:r w:rsidR="00E21F48" w:rsidRPr="00E21F48">
        <w:rPr>
          <w:rFonts w:asciiTheme="majorHAnsi" w:hAnsiTheme="majorHAnsi"/>
          <w:noProof/>
          <w:vertAlign w:val="superscript"/>
        </w:rPr>
        <w:t>87</w:t>
      </w:r>
      <w:r w:rsidR="00E21F48">
        <w:rPr>
          <w:rFonts w:asciiTheme="majorHAnsi" w:hAnsiTheme="majorHAnsi"/>
        </w:rPr>
        <w:fldChar w:fldCharType="end"/>
      </w:r>
      <w:r>
        <w:rPr>
          <w:rFonts w:asciiTheme="majorHAnsi" w:hAnsiTheme="majorHAnsi"/>
        </w:rPr>
        <w:t xml:space="preserve">. </w:t>
      </w:r>
    </w:p>
    <w:p w14:paraId="2EABA621" w14:textId="77777777" w:rsidR="006145E3" w:rsidRDefault="006145E3" w:rsidP="008D7EBA">
      <w:pPr>
        <w:rPr>
          <w:rFonts w:asciiTheme="majorHAnsi" w:hAnsiTheme="majorHAnsi"/>
        </w:rPr>
      </w:pPr>
    </w:p>
    <w:p w14:paraId="04E4A666" w14:textId="77777777" w:rsidR="008D7EBA" w:rsidRDefault="008D7EBA" w:rsidP="008D7EBA">
      <w:pPr>
        <w:rPr>
          <w:rFonts w:asciiTheme="majorHAnsi" w:hAnsiTheme="majorHAnsi"/>
        </w:rPr>
      </w:pPr>
      <w:r>
        <w:rPr>
          <w:rFonts w:asciiTheme="majorHAnsi" w:hAnsiTheme="majorHAnsi"/>
        </w:rPr>
        <w:t>Amph I and II both have BAR domains, a proline rich region, and C-terminal SH3 domain.</w:t>
      </w:r>
    </w:p>
    <w:p w14:paraId="5F7BFEBF" w14:textId="05DA306E" w:rsidR="000C288A" w:rsidRDefault="008D7EBA" w:rsidP="00DF0F23">
      <w:pPr>
        <w:rPr>
          <w:rFonts w:asciiTheme="majorHAnsi" w:hAnsiTheme="majorHAnsi"/>
        </w:rPr>
      </w:pPr>
      <w:r>
        <w:rPr>
          <w:rFonts w:asciiTheme="majorHAnsi" w:hAnsiTheme="majorHAnsi"/>
        </w:rPr>
        <w:t xml:space="preserve">Amphiphysin I, but likely not II binds </w:t>
      </w:r>
      <w:del w:id="110" w:author="Marko" w:date="2018-07-31T18:12:00Z">
        <w:r w:rsidDel="00226B78">
          <w:rPr>
            <w:rFonts w:asciiTheme="majorHAnsi" w:hAnsiTheme="majorHAnsi"/>
          </w:rPr>
          <w:delText xml:space="preserve">Clathrin </w:delText>
        </w:r>
      </w:del>
      <w:ins w:id="111" w:author="Marko" w:date="2018-07-31T18:12:00Z">
        <w:r w:rsidR="00226B78">
          <w:rPr>
            <w:rFonts w:asciiTheme="majorHAnsi" w:hAnsiTheme="majorHAnsi"/>
          </w:rPr>
          <w:t>c</w:t>
        </w:r>
        <w:r w:rsidR="00226B78">
          <w:rPr>
            <w:rFonts w:asciiTheme="majorHAnsi" w:hAnsiTheme="majorHAnsi"/>
          </w:rPr>
          <w:t xml:space="preserve">lathrin </w:t>
        </w:r>
      </w:ins>
      <w:r>
        <w:rPr>
          <w:rFonts w:asciiTheme="majorHAnsi" w:hAnsiTheme="majorHAnsi"/>
        </w:rPr>
        <w:t xml:space="preserve">and its </w:t>
      </w:r>
      <w:commentRangeStart w:id="112"/>
      <w:r>
        <w:rPr>
          <w:rFonts w:asciiTheme="majorHAnsi" w:hAnsiTheme="majorHAnsi"/>
        </w:rPr>
        <w:t>adaptors</w:t>
      </w:r>
      <w:commentRangeEnd w:id="112"/>
      <w:r w:rsidR="002F24F3">
        <w:rPr>
          <w:rStyle w:val="CommentReference"/>
        </w:rPr>
        <w:commentReference w:id="112"/>
      </w:r>
      <w:r>
        <w:rPr>
          <w:rFonts w:asciiTheme="majorHAnsi" w:hAnsiTheme="majorHAnsi"/>
        </w:rPr>
        <w:fldChar w:fldCharType="begin" w:fldLock="1"/>
      </w:r>
      <w:r w:rsidR="008E7406">
        <w:rPr>
          <w:rFonts w:asciiTheme="majorHAnsi" w:hAnsiTheme="majorHAnsi"/>
        </w:rPr>
        <w:instrText>ADDIN CSL_CITATION {"citationItems":[{"id":"ITEM-1","itemData":{"DOI":"10.1101/gad.207801","ISSN":"0890-9369","PMID":"11711432","abstract":"Amphiphysins 1 and 2 are enriched in the mammalian brain and are proposed to recruit dynamin to sites of endocytosis. Shorter amphiphysin 2 splice variants are also found ubiquitously, with an enrichment in skeletal muscle. At the Drosophila larval neuromuscular junction, amphiphysin is localized postsynaptically and amphiphysin mutants have no major defects in neurotransmission; they are also viable, but flightless. Like mammalian amphiphysin 2 in muscles, Drosophila amphiphysin does not bind clathrin, but can tubulate lipids and is localized on T-tubules. Amphiphysin mutants have a novel phenotype, a severely disorganized T-tubule/sarcoplasmic reticulum system. We therefore propose that muscle amphiphysin is not involved in clathrin-mediated endocytosis, but in the structural organization of the membrane-bound compartments of the excitation-contraction coupling machinery of muscles.","author":[{"dropping-particle":"","family":"Razzaq","given":"A","non-dropping-particle":"","parse-names":false,"suffix":""},{"dropping-particle":"","family":"Robinson","given":"I M","non-dropping-particle":"","parse-names":false,"suffix":""},{"dropping-particle":"","family":"McMahon","given":"H T","non-dropping-particle":"","parse-names":false,"suffix":""},{"dropping-particle":"","family":"Skepper","given":"J N","non-dropping-particle":"","parse-names":false,"suffix":""},{"dropping-particle":"","family":"Su","given":"Y","non-dropping-particle":"","parse-names":false,"suffix":""},{"dropping-particle":"","family":"Zelhof","given":"A C","non-dropping-particle":"","parse-names":false,"suffix":""},{"dropping-particle":"","family":"Jackson","given":"A P","non-dropping-particle":"","parse-names":false,"suffix":""},{"dropping-particle":"","family":"Gay","given":"N J","non-dropping-particle":"","parse-names":false,"suffix":""},{"dropping-particle":"","family":"O'Kane","given":"C J","non-dropping-particle":"","parse-names":false,"suffix":""}],"container-title":"Genes &amp; development","id":"ITEM-1","issue":"22","issued":{"date-parts":[["2001","11","15"]]},"page":"2967-79","publisher":"Cold Spring Harbor Laboratory Press","title":"Amphiphysin is necessary for organization of the excitation-contraction coupling machinery of muscles, but not for synaptic vesicle endocytosis in Drosophila.","type":"article-journal","volume":"15"},"uris":["http://www.mendeley.com/documents/?uuid=93c5362f-4153-335a-82e7-7ef23bdb3c8b"]}],"mendeley":{"formattedCitation":"&lt;sup&gt;95&lt;/sup&gt;","plainTextFormattedCitation":"95","previouslyFormattedCitation":"&lt;sup&gt;95&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95</w:t>
      </w:r>
      <w:r>
        <w:rPr>
          <w:rFonts w:asciiTheme="majorHAnsi" w:hAnsiTheme="majorHAnsi"/>
        </w:rPr>
        <w:fldChar w:fldCharType="end"/>
      </w:r>
      <w:r w:rsidR="00E21F48">
        <w:rPr>
          <w:rFonts w:asciiTheme="majorHAnsi" w:hAnsiTheme="majorHAnsi"/>
        </w:rPr>
        <w:t xml:space="preserve"> and can polym</w:t>
      </w:r>
      <w:r>
        <w:rPr>
          <w:rFonts w:asciiTheme="majorHAnsi" w:hAnsiTheme="majorHAnsi"/>
        </w:rPr>
        <w:t>erize clathrin into invaginated lattices in a BAR domain dependent manner</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87</w:t>
      </w:r>
      <w:r>
        <w:rPr>
          <w:rFonts w:asciiTheme="majorHAnsi" w:hAnsiTheme="majorHAnsi"/>
        </w:rPr>
        <w:fldChar w:fldCharType="end"/>
      </w:r>
      <w:r>
        <w:rPr>
          <w:rFonts w:asciiTheme="majorHAnsi" w:hAnsiTheme="majorHAnsi"/>
        </w:rPr>
        <w:t xml:space="preserve">, while </w:t>
      </w:r>
      <w:commentRangeStart w:id="113"/>
      <w:r>
        <w:rPr>
          <w:rFonts w:asciiTheme="majorHAnsi" w:hAnsiTheme="majorHAnsi"/>
        </w:rPr>
        <w:t xml:space="preserve">both </w:t>
      </w:r>
      <w:commentRangeEnd w:id="113"/>
      <w:r w:rsidR="00BB4CD4">
        <w:rPr>
          <w:rStyle w:val="CommentReference"/>
        </w:rPr>
        <w:commentReference w:id="113"/>
      </w:r>
      <w:r>
        <w:rPr>
          <w:rFonts w:asciiTheme="majorHAnsi" w:hAnsiTheme="majorHAnsi"/>
        </w:rPr>
        <w:t xml:space="preserve">bind dynamin, </w:t>
      </w:r>
      <w:r w:rsidR="006145E3">
        <w:rPr>
          <w:rFonts w:asciiTheme="majorHAnsi" w:hAnsiTheme="majorHAnsi"/>
        </w:rPr>
        <w:t>and the</w:t>
      </w:r>
      <w:r w:rsidR="00595248">
        <w:rPr>
          <w:rFonts w:asciiTheme="majorHAnsi" w:hAnsiTheme="majorHAnsi"/>
        </w:rPr>
        <w:t xml:space="preserve"> lipid</w:t>
      </w:r>
      <w:r w:rsidR="006145E3">
        <w:rPr>
          <w:rFonts w:asciiTheme="majorHAnsi" w:hAnsiTheme="majorHAnsi"/>
        </w:rPr>
        <w:t xml:space="preserve"> phosphatase </w:t>
      </w:r>
      <w:r>
        <w:rPr>
          <w:rFonts w:asciiTheme="majorHAnsi" w:hAnsiTheme="majorHAnsi"/>
        </w:rPr>
        <w:t>Synaptojanin</w:t>
      </w:r>
      <w:r w:rsidR="00595248">
        <w:rPr>
          <w:rFonts w:asciiTheme="majorHAnsi" w:hAnsiTheme="majorHAnsi"/>
        </w:rPr>
        <w:fldChar w:fldCharType="begin" w:fldLock="1"/>
      </w:r>
      <w:r w:rsidR="00E97BC1">
        <w:rPr>
          <w:rFonts w:asciiTheme="majorHAnsi" w:hAnsiTheme="majorHAnsi"/>
        </w:rPr>
        <w:instrText>ADDIN CSL_CITATION {"citationItems":[{"id":"ITEM-1","itemData":{"DOI":"10.1074/JBC.274.45.32001","ISSN":"0021-9258","PMID":"10542231","abstract":"The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chemistry","id":"ITEM-1","issue":"45","issued":{"date-parts":[["1999","11","5"]]},"page":"32001-7","publisher":"American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mendeley":{"formattedCitation":"&lt;sup&gt;61&lt;/sup&gt;","plainTextFormattedCitation":"61","previouslyFormattedCitation":"&lt;sup&gt;61&lt;/sup&gt;"},"properties":{"noteIndex":0},"schema":"https://github.com/citation-style-language/schema/raw/master/csl-citation.json"}</w:instrText>
      </w:r>
      <w:r w:rsidR="00595248">
        <w:rPr>
          <w:rFonts w:asciiTheme="majorHAnsi" w:hAnsiTheme="majorHAnsi"/>
        </w:rPr>
        <w:fldChar w:fldCharType="separate"/>
      </w:r>
      <w:r w:rsidR="00036B68" w:rsidRPr="00036B68">
        <w:rPr>
          <w:rFonts w:asciiTheme="majorHAnsi" w:hAnsiTheme="majorHAnsi"/>
          <w:noProof/>
          <w:vertAlign w:val="superscript"/>
        </w:rPr>
        <w:t>61</w:t>
      </w:r>
      <w:r w:rsidR="00595248">
        <w:rPr>
          <w:rFonts w:asciiTheme="majorHAnsi" w:hAnsiTheme="majorHAnsi"/>
        </w:rPr>
        <w:fldChar w:fldCharType="end"/>
      </w:r>
      <w:r w:rsidR="00DF0F23">
        <w:rPr>
          <w:rFonts w:asciiTheme="majorHAnsi" w:hAnsiTheme="majorHAnsi"/>
        </w:rPr>
        <w:t>.</w:t>
      </w:r>
    </w:p>
    <w:p w14:paraId="32E8BC88" w14:textId="77777777" w:rsidR="000C288A" w:rsidRDefault="000C288A" w:rsidP="00DF0F23">
      <w:pPr>
        <w:rPr>
          <w:rFonts w:asciiTheme="majorHAnsi" w:hAnsiTheme="majorHAnsi"/>
        </w:rPr>
      </w:pPr>
    </w:p>
    <w:p w14:paraId="55EF5F3B" w14:textId="2762B8E2" w:rsidR="00173E56" w:rsidRDefault="00022BB9" w:rsidP="003C6CA7">
      <w:pPr>
        <w:outlineLvl w:val="0"/>
        <w:rPr>
          <w:rFonts w:asciiTheme="majorHAnsi" w:hAnsiTheme="majorHAnsi"/>
        </w:rPr>
      </w:pPr>
      <w:r>
        <w:rPr>
          <w:rFonts w:asciiTheme="majorHAnsi" w:hAnsiTheme="majorHAnsi"/>
          <w:b/>
        </w:rPr>
        <w:t>N</w:t>
      </w:r>
      <w:r w:rsidR="00ED09B3">
        <w:rPr>
          <w:rFonts w:asciiTheme="majorHAnsi" w:hAnsiTheme="majorHAnsi"/>
          <w:b/>
        </w:rPr>
        <w:t>BAR protein</w:t>
      </w:r>
      <w:r w:rsidR="000658EC">
        <w:rPr>
          <w:rFonts w:asciiTheme="majorHAnsi" w:hAnsiTheme="majorHAnsi"/>
          <w:b/>
        </w:rPr>
        <w:t xml:space="preserve"> in endocytosis</w:t>
      </w:r>
      <w:r w:rsidR="00ED09B3">
        <w:rPr>
          <w:rFonts w:asciiTheme="majorHAnsi" w:hAnsiTheme="majorHAnsi"/>
          <w:b/>
        </w:rPr>
        <w:t>:</w:t>
      </w:r>
      <w:r w:rsidR="00173E56">
        <w:rPr>
          <w:rFonts w:asciiTheme="majorHAnsi" w:hAnsiTheme="majorHAnsi"/>
          <w:b/>
        </w:rPr>
        <w:t xml:space="preserve"> </w:t>
      </w:r>
      <w:r w:rsidR="00173E56" w:rsidRPr="00744BDB">
        <w:rPr>
          <w:rFonts w:asciiTheme="majorHAnsi" w:hAnsiTheme="majorHAnsi"/>
          <w:b/>
        </w:rPr>
        <w:t xml:space="preserve">Endophilin </w:t>
      </w:r>
    </w:p>
    <w:p w14:paraId="5B253C37" w14:textId="7BED443D" w:rsidR="00173E56" w:rsidRDefault="00173E56" w:rsidP="00173E56">
      <w:pPr>
        <w:rPr>
          <w:rFonts w:asciiTheme="majorHAnsi" w:hAnsiTheme="majorHAnsi"/>
        </w:rPr>
      </w:pPr>
      <w:r>
        <w:rPr>
          <w:rFonts w:asciiTheme="majorHAnsi" w:hAnsiTheme="majorHAnsi"/>
        </w:rPr>
        <w:t xml:space="preserve">Endophilins </w:t>
      </w:r>
      <w:commentRangeStart w:id="114"/>
      <w:r>
        <w:rPr>
          <w:rFonts w:asciiTheme="majorHAnsi" w:hAnsiTheme="majorHAnsi"/>
        </w:rPr>
        <w:t xml:space="preserve">A1-A3 </w:t>
      </w:r>
      <w:commentRangeEnd w:id="114"/>
      <w:r w:rsidR="00340389">
        <w:rPr>
          <w:rStyle w:val="CommentReference"/>
        </w:rPr>
        <w:commentReference w:id="114"/>
      </w:r>
      <w:r>
        <w:rPr>
          <w:rFonts w:asciiTheme="majorHAnsi" w:hAnsiTheme="majorHAnsi"/>
        </w:rPr>
        <w:t xml:space="preserve">(EndoA) were discovered as SH3 domain containing proteins </w:t>
      </w:r>
      <w:r>
        <w:rPr>
          <w:rFonts w:asciiTheme="majorHAnsi" w:hAnsiTheme="majorHAnsi"/>
        </w:rPr>
        <w:fldChar w:fldCharType="begin" w:fldLock="1"/>
      </w:r>
      <w:r w:rsidR="008E7406">
        <w:rPr>
          <w:rFonts w:asciiTheme="majorHAnsi" w:hAnsiTheme="majorHAnsi"/>
        </w:rPr>
        <w:instrText>ADDIN CSL_CITATION {"citationItems":[{"id":"ITEM-1","itemData":{"DOI":"10.1006/GENO.1997.4645","ISSN":"0888-7543","abstract":"The Src-homology-3 domain (SH3) is an evolutionarily conserved, 50- to 60-amino-acid module carried by intracellular proteins involved in the transduction of signals for cell polarization, motility, enzymatic activation, and transcriptional regulation. The SH3 drives protein–protein interactions through binding to proline-rich ligands. This function relies on the conserved secondary structure, whereas the SH3 primary structure is highly diverse. Taking advantage of the fact that the few conserved amino acids are clustered near the N- and C-terminal ends, we designed degenerate oligonucleotides spanning these two regions and screened by PCR a variety of normal and tumor tissues for the expression of SH3-containing transcripts. Using this strategy, we have identified a novel SH3-containing human gene family of six related transcripts that map to four different chromosomes. The SH3 domain lies at the C-terminal end and shows 56–50% amino acid homology to the C-terminal SH3 of Sem-5/Drk/GRB2. The N-terminal segment of this novelSH3GL(fromSH3-containing Grb2-like) gene family does not resemble any known protein. Three of these transcripts are in-frame and show a peculiar tissue distribution:SH3GL2is preferentially expressed in the brain,SH3GL3in brain and testis, andSH3GL1is ubiquitous.","author":[{"dropping-particle":"","family":"Giachino","given":"Claudia","non-dropping-particle":"","parse-names":false,"suffix":""},{"dropping-particle":"","family":"Lantelme","given":"Erica","non-dropping-particle":"","parse-names":false,"suffix":""},{"dropping-particle":"","family":"Lanzetti","given":"Letizia","non-dropping-particle":"","parse-names":false,"suffix":""},{"dropping-particle":"","family":"Saccone","given":"Salvatore","non-dropping-particle":"","parse-names":false,"suffix":""},{"dropping-particle":"Della","family":"Valle","given":"Giuliano","non-dropping-particle":"","parse-names":false,"suffix":""},{"dropping-particle":"","family":"Migone","given":"Nicola","non-dropping-particle":"","parse-names":false,"suffix":""}],"container-title":"Genomics","id":"ITEM-1","issue":"3","issued":{"date-parts":[["1997","5","1"]]},"page":"427-434","publisher":"Academic Press","title":"A Novel SH3-Containing Human Gene Family Preferentially Expressed in the Central Nervous System","type":"article-journal","volume":"41"},"uris":["http://www.mendeley.com/documents/?uuid=b311d38b-be13-31e4-aa21-380292229a6b"]}],"mendeley":{"formattedCitation":"&lt;sup&gt;96&lt;/sup&gt;","plainTextFormattedCitation":"96","previouslyFormattedCitation":"&lt;sup&gt;96&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96</w:t>
      </w:r>
      <w:r>
        <w:rPr>
          <w:rFonts w:asciiTheme="majorHAnsi" w:hAnsiTheme="majorHAnsi"/>
        </w:rPr>
        <w:fldChar w:fldCharType="end"/>
      </w:r>
      <w:r>
        <w:rPr>
          <w:rFonts w:asciiTheme="majorHAnsi" w:hAnsiTheme="majorHAnsi"/>
        </w:rPr>
        <w:t xml:space="preserve"> that co-localized with dynamin, and interacted with Synaptojanin</w:t>
      </w:r>
      <w:r>
        <w:rPr>
          <w:rFonts w:asciiTheme="majorHAnsi" w:hAnsiTheme="majorHAnsi"/>
        </w:rPr>
        <w:fldChar w:fldCharType="begin" w:fldLock="1"/>
      </w:r>
      <w:r w:rsidR="00E97BC1">
        <w:rPr>
          <w:rFonts w:asciiTheme="majorHAnsi" w:hAnsiTheme="majorHAnsi"/>
        </w:rPr>
        <w:instrText>ADDIN CSL_CITATION {"citationItems":[{"id":"ITEM-1","itemData":{"DOI":"10.1073/PNAS.94.16.8569","ISSN":"0027-8424","PMID":"9238017","abstract":"The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America","id":"ITEM-1","issue":"16","issued":{"date-parts":[["1997","8","5"]]},"page":"8569-74","publisher":"National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lt;sup&gt;58&lt;/sup&gt;","plainTextFormattedCitation":"58","previouslyFormattedCitation":"&lt;sup&gt;58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58</w:t>
      </w:r>
      <w:r>
        <w:rPr>
          <w:rFonts w:asciiTheme="majorHAnsi" w:hAnsiTheme="majorHAnsi"/>
        </w:rPr>
        <w:fldChar w:fldCharType="end"/>
      </w:r>
      <w:r>
        <w:rPr>
          <w:rFonts w:asciiTheme="majorHAnsi" w:hAnsiTheme="majorHAnsi"/>
        </w:rPr>
        <w:t xml:space="preserve"> and amphiphysin</w:t>
      </w:r>
      <w:r>
        <w:rPr>
          <w:rFonts w:asciiTheme="majorHAnsi" w:hAnsiTheme="majorHAnsi"/>
        </w:rPr>
        <w:fldChar w:fldCharType="begin" w:fldLock="1"/>
      </w:r>
      <w:r w:rsidR="008E7406">
        <w:rPr>
          <w:rFonts w:asciiTheme="majorHAnsi" w:hAnsiTheme="majorHAnsi"/>
        </w:rPr>
        <w:instrText>ADDIN CSL_CITATION {"citationItems":[{"id":"ITEM-1","itemData":{"abstract":"Amphiphysin I and II are nerve terminal-enriched proteins thought to function in synaptic vesicle endocytosis. In addition to a C-terminal SH3 domain, the proteins contain a highly conserved putative SH3 binding site and numerous consensus phosphorylation sites. We now demonstrate that amphiphysin I but not amphiphysin II is a phosphoprotein which undergoes dephosphorylation during nerve terminal depolariza-tion. Further, both amphiphysin I and II interact with the SH3 domain of endophilin, a synaptically enriched protein implicated in synaptic vesicle endocytosis. The interaction is direct and mediated through a 43 amino acid region of amphiphysin containing the putative SH3 binding site. These data further support a role for amphiphysin I, II and endophilin in synaptic vesicle endocytosis. © 1997 Federation of European Biochemical Societies.","author":[{"dropping-particle":"","family":"Micheva","given":"Kristina D","non-dropping-particle":"","parse-names":false,"suffix":""},{"dropping-particle":"","family":"Ramjaun%","given":"Antoine R","non-dropping-particle":"","parse-names":false,"suffix":""},{"dropping-particle":"","family":"Kay","given":"Brian K","non-dropping-particle":"","parse-names":false,"suffix":""},{"dropping-particle":"","family":"Mcpherson","given":"Peter S","non-dropping-particle":"","parse-names":false,"suffix":""}],"container-title":"FEBS Letters","id":"ITEM-1","issued":{"date-parts":[["1997"]]},"page":"308-312","title":"SH3 domain-dependent interactions of endophilin with amphiphysin","type":"article-journal","volume":"414"},"uris":["http://www.mendeley.com/documents/?uuid=57d0c42b-4073-32dc-8033-4a853bf5a41d"]}],"mendeley":{"formattedCitation":"&lt;sup&gt;97&lt;/sup&gt;","plainTextFormattedCitation":"97","previouslyFormattedCitation":"&lt;sup&gt;97&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97</w:t>
      </w:r>
      <w:r>
        <w:rPr>
          <w:rFonts w:asciiTheme="majorHAnsi" w:hAnsiTheme="majorHAnsi"/>
        </w:rPr>
        <w:fldChar w:fldCharType="end"/>
      </w:r>
      <w:r>
        <w:rPr>
          <w:rFonts w:asciiTheme="majorHAnsi" w:hAnsiTheme="majorHAnsi"/>
        </w:rPr>
        <w:t>: all already identified as important regulators of synaptic vesicle recycling</w:t>
      </w:r>
      <w:r w:rsidR="00E21F48">
        <w:rPr>
          <w:rFonts w:asciiTheme="majorHAnsi" w:hAnsiTheme="majorHAnsi"/>
        </w:rPr>
        <w:t xml:space="preserve"> by endocytosis</w:t>
      </w:r>
      <w:r>
        <w:rPr>
          <w:rFonts w:asciiTheme="majorHAnsi" w:hAnsiTheme="majorHAnsi"/>
        </w:rPr>
        <w:t>. A second mammalian protein was later discovered as related</w:t>
      </w:r>
      <w:ins w:id="115" w:author="Marko" w:date="2018-07-31T18:16:00Z">
        <w:r w:rsidR="005D119D">
          <w:rPr>
            <w:rFonts w:asciiTheme="majorHAnsi" w:hAnsiTheme="majorHAnsi"/>
          </w:rPr>
          <w:t xml:space="preserve"> to </w:t>
        </w:r>
        <w:r w:rsidR="00E25A32">
          <w:rPr>
            <w:rFonts w:asciiTheme="majorHAnsi" w:hAnsiTheme="majorHAnsi"/>
          </w:rPr>
          <w:t>endophilin</w:t>
        </w:r>
      </w:ins>
      <w:r>
        <w:rPr>
          <w:rFonts w:asciiTheme="majorHAnsi" w:hAnsiTheme="majorHAnsi"/>
        </w:rPr>
        <w:t xml:space="preserve">, and </w:t>
      </w:r>
      <w:del w:id="116" w:author="Marko" w:date="2018-07-31T18:16:00Z">
        <w:r w:rsidDel="00991717">
          <w:rPr>
            <w:rFonts w:asciiTheme="majorHAnsi" w:hAnsiTheme="majorHAnsi"/>
          </w:rPr>
          <w:delText xml:space="preserve">then </w:delText>
        </w:r>
      </w:del>
      <w:r>
        <w:rPr>
          <w:rFonts w:asciiTheme="majorHAnsi" w:hAnsiTheme="majorHAnsi"/>
        </w:rPr>
        <w:t xml:space="preserve">termed EndophilinB (EndoB). </w:t>
      </w:r>
      <w:commentRangeStart w:id="117"/>
      <w:r>
        <w:rPr>
          <w:rFonts w:asciiTheme="majorHAnsi" w:hAnsiTheme="majorHAnsi"/>
        </w:rPr>
        <w:t>Other sequenced eukaryotes</w:t>
      </w:r>
      <w:commentRangeEnd w:id="117"/>
      <w:r w:rsidR="00613033">
        <w:rPr>
          <w:rStyle w:val="CommentReference"/>
        </w:rPr>
        <w:commentReference w:id="117"/>
      </w:r>
      <w:r>
        <w:rPr>
          <w:rFonts w:asciiTheme="majorHAnsi" w:hAnsiTheme="majorHAnsi"/>
        </w:rPr>
        <w:t xml:space="preserve"> have a single isoform of EndoA and B.</w:t>
      </w:r>
    </w:p>
    <w:p w14:paraId="3E83E565" w14:textId="77777777" w:rsidR="00173E56" w:rsidRDefault="00173E56" w:rsidP="00173E56">
      <w:pPr>
        <w:rPr>
          <w:rFonts w:asciiTheme="majorHAnsi" w:hAnsiTheme="majorHAnsi"/>
        </w:rPr>
      </w:pPr>
    </w:p>
    <w:p w14:paraId="65041E3E" w14:textId="2CDE44AB" w:rsidR="00173E56" w:rsidRDefault="00173E56" w:rsidP="00173E56">
      <w:pPr>
        <w:rPr>
          <w:rFonts w:asciiTheme="majorHAnsi" w:hAnsiTheme="majorHAnsi"/>
        </w:rPr>
      </w:pPr>
      <w:r>
        <w:rPr>
          <w:rFonts w:asciiTheme="majorHAnsi" w:hAnsiTheme="majorHAnsi"/>
        </w:rPr>
        <w:lastRenderedPageBreak/>
        <w:t>EndoA1</w:t>
      </w:r>
      <w:del w:id="118" w:author="Marko" w:date="2018-07-31T18:21:00Z">
        <w:r w:rsidDel="00B87DB3">
          <w:rPr>
            <w:rFonts w:asciiTheme="majorHAnsi" w:hAnsiTheme="majorHAnsi"/>
          </w:rPr>
          <w:delText>-3</w:delText>
        </w:r>
      </w:del>
      <w:r>
        <w:rPr>
          <w:rFonts w:asciiTheme="majorHAnsi" w:hAnsiTheme="majorHAnsi"/>
        </w:rPr>
        <w:t xml:space="preserve"> isoform</w:t>
      </w:r>
      <w:del w:id="119" w:author="Marko" w:date="2018-07-31T18:21:00Z">
        <w:r w:rsidDel="00B87DB3">
          <w:rPr>
            <w:rFonts w:asciiTheme="majorHAnsi" w:hAnsiTheme="majorHAnsi"/>
          </w:rPr>
          <w:delText>s</w:delText>
        </w:r>
      </w:del>
      <w:r>
        <w:rPr>
          <w:rFonts w:asciiTheme="majorHAnsi" w:hAnsiTheme="majorHAnsi"/>
        </w:rPr>
        <w:t xml:space="preserve"> </w:t>
      </w:r>
      <w:del w:id="120" w:author="Marko" w:date="2018-07-31T18:21:00Z">
        <w:r w:rsidDel="00B87DB3">
          <w:rPr>
            <w:rFonts w:asciiTheme="majorHAnsi" w:hAnsiTheme="majorHAnsi"/>
          </w:rPr>
          <w:delText xml:space="preserve">are </w:delText>
        </w:r>
      </w:del>
      <w:ins w:id="121" w:author="Marko" w:date="2018-07-31T18:21:00Z">
        <w:r w:rsidR="00B87DB3">
          <w:rPr>
            <w:rFonts w:asciiTheme="majorHAnsi" w:hAnsiTheme="majorHAnsi"/>
          </w:rPr>
          <w:t xml:space="preserve">is </w:t>
        </w:r>
      </w:ins>
      <w:r>
        <w:rPr>
          <w:rFonts w:asciiTheme="majorHAnsi" w:hAnsiTheme="majorHAnsi"/>
        </w:rPr>
        <w:t xml:space="preserve">found in neurons, </w:t>
      </w:r>
      <w:ins w:id="122" w:author="Marko" w:date="2018-07-31T18:21:00Z">
        <w:r w:rsidR="00B87DB3">
          <w:rPr>
            <w:rFonts w:asciiTheme="majorHAnsi" w:hAnsiTheme="majorHAnsi"/>
          </w:rPr>
          <w:t xml:space="preserve">EndoA2 is expressed </w:t>
        </w:r>
      </w:ins>
      <w:r>
        <w:rPr>
          <w:rFonts w:asciiTheme="majorHAnsi" w:hAnsiTheme="majorHAnsi"/>
        </w:rPr>
        <w:t xml:space="preserve">ubiquitously, and </w:t>
      </w:r>
      <w:ins w:id="123" w:author="Marko" w:date="2018-07-31T18:22:00Z">
        <w:r w:rsidR="00B87DB3">
          <w:rPr>
            <w:rFonts w:asciiTheme="majorHAnsi" w:hAnsiTheme="majorHAnsi"/>
          </w:rPr>
          <w:t xml:space="preserve">EndoA3 is </w:t>
        </w:r>
      </w:ins>
      <w:r>
        <w:rPr>
          <w:rFonts w:asciiTheme="majorHAnsi" w:hAnsiTheme="majorHAnsi"/>
        </w:rPr>
        <w:t>enriched in the brain and testes</w:t>
      </w:r>
      <w:del w:id="124" w:author="Marko" w:date="2018-07-31T18:22:00Z">
        <w:r w:rsidDel="00B87DB3">
          <w:rPr>
            <w:rFonts w:asciiTheme="majorHAnsi" w:hAnsiTheme="majorHAnsi"/>
          </w:rPr>
          <w:delText xml:space="preserve"> respectively</w:delText>
        </w:r>
      </w:del>
      <w:r>
        <w:rPr>
          <w:rFonts w:asciiTheme="majorHAnsi" w:hAnsiTheme="majorHAnsi"/>
        </w:rPr>
        <w:t>. All three are found at presynaptic membranes. Crystal structure of Endo</w:t>
      </w:r>
      <w:r w:rsidR="00564BE1">
        <w:rPr>
          <w:rFonts w:asciiTheme="majorHAnsi" w:hAnsiTheme="majorHAnsi"/>
        </w:rPr>
        <w:t>A1 shows</w:t>
      </w:r>
      <w:r>
        <w:rPr>
          <w:rFonts w:asciiTheme="majorHAnsi" w:hAnsiTheme="majorHAnsi"/>
        </w:rPr>
        <w:t xml:space="preserve"> </w:t>
      </w:r>
      <w:del w:id="125" w:author="Marko" w:date="2018-07-31T18:22:00Z">
        <w:r w:rsidDel="00A74624">
          <w:rPr>
            <w:rFonts w:asciiTheme="majorHAnsi" w:hAnsiTheme="majorHAnsi"/>
          </w:rPr>
          <w:delText xml:space="preserve">essentially </w:delText>
        </w:r>
      </w:del>
      <w:r>
        <w:rPr>
          <w:rFonts w:asciiTheme="majorHAnsi" w:hAnsiTheme="majorHAnsi"/>
        </w:rPr>
        <w:t xml:space="preserve">the same </w:t>
      </w:r>
      <w:ins w:id="126" w:author="Marko" w:date="2018-07-31T18:22:00Z">
        <w:r w:rsidR="00A74624">
          <w:rPr>
            <w:rFonts w:asciiTheme="majorHAnsi" w:hAnsiTheme="majorHAnsi"/>
          </w:rPr>
          <w:t xml:space="preserve">overall </w:t>
        </w:r>
      </w:ins>
      <w:r>
        <w:rPr>
          <w:rFonts w:asciiTheme="majorHAnsi" w:hAnsiTheme="majorHAnsi"/>
        </w:rPr>
        <w:t>structure as that of amphiphysin, with an additional amphiphatic helix similar to the N-helix, located at the centre of the crescent-shaped dimer</w:t>
      </w:r>
      <w:r>
        <w:rPr>
          <w:rFonts w:asciiTheme="majorHAnsi" w:hAnsiTheme="majorHAnsi"/>
        </w:rPr>
        <w:fldChar w:fldCharType="begin" w:fldLock="1"/>
      </w:r>
      <w:r w:rsidR="008E7406">
        <w:rPr>
          <w:rFonts w:asciiTheme="majorHAnsi" w:hAnsiTheme="majorHAnsi"/>
        </w:rPr>
        <w:instrText>ADDIN CSL_CITATION {"citationItems":[{"id":"ITEM-1","itemData":{"DOI":"10.1016/J.JMB.2005.06.013","ISSN":"0022-2836","abstract":"Endophilin has been implicated in the retrieval of membrane via endocytosis of clathrin-coated vesicles, which is crucial for the maintenance of neurotransmitter exocytosis during stimulation; both exocytosis and endocytosis are regulated by intracellular calcium levels. Here, we present the 2.3Å crystal structure of the endophilin-A1 BAR domain, which has been suggested to function in inducing and sensing membrane curvature at the site of endocytosis. Endo-BAR folds into a crescent-shaped dimer composed of two elongated, three-helix bundles. Two additional domains of 30 residues each, inserted into helix 1 at the center of the concave side of the dimer, may interfere with the proposed mode of BAR domain membrane interaction. In addition, the dimer binds 11 divalent cadmium ions in the crystal mostly with typical Ca2+ co-ordination spheres. The endophilin-1A BAR domain thus constitutes a new variant of a BAR domain, and it may link endophilin-1A BAR function to calcium regulation of endocytosis.","author":[{"dropping-particle":"","family":"Weissenhorn","given":"Winfried","non-dropping-particle":"","parse-names":false,"suffix":""}],"container-title":"Journal of Molecular Biology","id":"ITEM-1","issue":"3","issued":{"date-parts":[["2005","8","19"]]},"page":"653-661","publisher":"Academic Press","title":"Crystal Structure of the Endophilin-A1 BAR Domain","type":"article-journal","volume":"351"},"uris":["http://www.mendeley.com/documents/?uuid=de85d235-7cb0-3982-92d7-e236f9ff74a5"]},{"id":"ITEM-2","itemData":{"DOI":"10.1038/sj.emboj.7601174","ISSN":"0261-4189","author":[{"dropping-particle":"","family":"Jennifer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mendeley":{"formattedCitation":"&lt;sup&gt;89,98&lt;/sup&gt;","plainTextFormattedCitation":"89,98","previouslyFormattedCitation":"&lt;sup&gt;89,98&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89,98</w:t>
      </w:r>
      <w:r>
        <w:rPr>
          <w:rFonts w:asciiTheme="majorHAnsi" w:hAnsiTheme="majorHAnsi"/>
        </w:rPr>
        <w:fldChar w:fldCharType="end"/>
      </w:r>
      <w:r>
        <w:rPr>
          <w:rFonts w:asciiTheme="majorHAnsi" w:hAnsiTheme="majorHAnsi"/>
        </w:rPr>
        <w:t xml:space="preserve">. This helix is thought to insert into the membrane in the same way as the N- helix, potentially inducing </w:t>
      </w:r>
      <w:commentRangeStart w:id="127"/>
      <w:r>
        <w:rPr>
          <w:rFonts w:asciiTheme="majorHAnsi" w:hAnsiTheme="majorHAnsi"/>
        </w:rPr>
        <w:t xml:space="preserve">faster </w:t>
      </w:r>
      <w:commentRangeEnd w:id="127"/>
      <w:r w:rsidR="00857C86">
        <w:rPr>
          <w:rStyle w:val="CommentReference"/>
        </w:rPr>
        <w:commentReference w:id="127"/>
      </w:r>
      <w:r>
        <w:rPr>
          <w:rFonts w:asciiTheme="majorHAnsi" w:hAnsiTheme="majorHAnsi"/>
        </w:rPr>
        <w:t>tubulation of membranes. EndoA1 and 2 may interact with calcium channels at synapses, and may be involved in lipid modification</w:t>
      </w:r>
      <w:r>
        <w:rPr>
          <w:rFonts w:asciiTheme="majorHAnsi" w:hAnsiTheme="majorHAnsi"/>
        </w:rPr>
        <w:fldChar w:fldCharType="begin" w:fldLock="1"/>
      </w:r>
      <w:r w:rsidR="008E7406">
        <w:rPr>
          <w:rFonts w:asciiTheme="majorHAnsi" w:hAnsiTheme="majorHAnsi"/>
        </w:rPr>
        <w:instrText>ADDIN CSL_CITATION {"citationItems":[{"id":"ITEM-1","itemData":{"DOI":"10.1016/S0959-4388(00)00126-4","ISSN":"0959-4388","abstract":"Studies on the endocytosis of synaptic vesicles have provided two novel insights into the mechanism of vesicle formation from donor membranes, both of which concern lipids. One is the essential role of endophilin, a cytosolic protein converting lysophosphatidic acid by addition of the fatty acid arachidonate into phosphatidic acid. The other is the essential role of membrane cholesterol, which specifically interacts with synaptophysin, the major transmembrane protein of synaptic vesicles. These findings reveal novel modes of membrane lipid modification and lipid–protein interaction in vesicle biogenesis.","author":[{"dropping-particle":"","family":"Huttner","given":"Wieland B","non-dropping-particle":"","parse-names":false,"suffix":""},{"dropping-particle":"","family":"Schmidt","given":"Anne","non-dropping-particle":"","parse-names":false,"suffix":""}],"container-title":"Current Opinion in Neurobiology","id":"ITEM-1","issue":"5","issued":{"date-parts":[["2000","10","1"]]},"page":"543-551","publisher":"Elsevier Current Trends","title":"Lipids, lipid modification and lipid–protein interaction in membrane budding and fission — insights from the roles of endophilin A1 and synaptophysin in synaptic vesicle endocytosis","type":"article-journal","volume":"10"},"uris":["http://www.mendeley.com/documents/?uuid=845960a5-eb1e-3f95-a21b-7ee97b0501aa"]},{"id":"ITEM-2","itemData":{"DOI":"10.1038/nature04136","ISSN":"0028-0836","abstract":"Endophilin and CtBP/BARS are not acyl transferases in endocytosis or Golgi fission","author":[{"dropping-particle":"","family":"Gallop","given":"Jennifer L.","non-dropping-particle":"","parse-names":false,"suffix":""},{"dropping-particle":"","family":"Butler","given":"P. Jonathan G.","non-dropping-particle":"","parse-names":false,"suffix":""},{"dropping-particle":"","family":"McMahon","given":"Harvey T.","non-dropping-particle":"","parse-names":false,"suffix":""}],"container-title":"Nature","id":"ITEM-2","issue":"7068","issued":{"date-parts":[["2005","12","1"]]},"page":"675-678","publisher":"Nature Publishing Group","title":"Endophilin and CtBP/BARS are not acyl transferases in endocytosis or Golgi fission","type":"article-journal","volume":"438"},"uris":["http://www.mendeley.com/documents/?uuid=92fbd53a-ab4b-365d-95fd-d3ec5e993065"]}],"mendeley":{"formattedCitation":"&lt;sup&gt;99,100&lt;/sup&gt;","plainTextFormattedCitation":"99,100","previouslyFormattedCitation":"&lt;sup&gt;99,100&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99,100</w:t>
      </w:r>
      <w:r>
        <w:rPr>
          <w:rFonts w:asciiTheme="majorHAnsi" w:hAnsiTheme="majorHAnsi"/>
        </w:rPr>
        <w:fldChar w:fldCharType="end"/>
      </w:r>
      <w:r>
        <w:rPr>
          <w:rFonts w:asciiTheme="majorHAnsi" w:hAnsiTheme="majorHAnsi"/>
        </w:rPr>
        <w:t xml:space="preserve">, suggesting different roles for the two BAR domain proteins in membrane interaction. </w:t>
      </w:r>
      <w:r w:rsidR="00486A5A">
        <w:rPr>
          <w:rFonts w:asciiTheme="majorHAnsi" w:hAnsiTheme="majorHAnsi"/>
        </w:rPr>
        <w:t xml:space="preserve">Endophilin interacts with dynamin, NWASP and Synaptojanin </w:t>
      </w:r>
      <w:r w:rsidR="00327467">
        <w:rPr>
          <w:rFonts w:asciiTheme="majorHAnsi" w:hAnsiTheme="majorHAnsi"/>
        </w:rPr>
        <w:t xml:space="preserve">proteins </w:t>
      </w:r>
      <w:r w:rsidR="00486A5A">
        <w:rPr>
          <w:rFonts w:asciiTheme="majorHAnsi" w:hAnsiTheme="majorHAnsi"/>
        </w:rPr>
        <w:t>via its SH3 domain</w:t>
      </w:r>
      <w:r w:rsidR="00C50026">
        <w:rPr>
          <w:rFonts w:asciiTheme="majorHAnsi" w:hAnsiTheme="majorHAnsi"/>
        </w:rPr>
        <w:fldChar w:fldCharType="begin" w:fldLock="1"/>
      </w:r>
      <w:r w:rsidR="008E7406">
        <w:rPr>
          <w:rFonts w:asciiTheme="majorHAnsi" w:hAnsiTheme="majorHAnsi"/>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chemistry","id":"ITEM-2","issue":"45","issued":{"date-parts":[["1999","11","5"]]},"page":"32001-7","publisher":"American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specificity.","type":"article-journal","volume":"274"},"uris":["http://www.mendeley.com/documents/?uuid=c15e4bb5-41a2-34d6-9fce-2987f680e1ca"]},{"id":"ITEM-3","itemData":{"DOI":"10.1074/jbc.M207433200","ISSN":"0021-9258","PMID":"12477732","abstract":"Neural Wiskott-Aldrich syndrome protein (N-WASP) has been implicated in endocytosis; however, little is known about how it interacts functionally with the endocytic machinery. Sucrose gradient fractionation experiments and immunofluorescence studies with anti-N-WASP antibody revealed that N-WASP is recruited together with clathrin and dynamin, which play essential roles in clathrin-mediated endocytosis, to lipid rafts in an epidermal growth factor (EGF)-dependent manner. Endophilin A (EA) binds to dynamin and plays an essential role in the fission step of clathrin-mediated endocytosis. In the present study, we show that the Src homology 3 (SH3) domain of EA associates with the proline-rich domain of N-WASP and dynamin in vitro. Co-immunoprecipitation assays with anti-N-WASP antibody revealed that EGF induces association of N-WASP with EA. In addition, EA enhances N-WASP-induced actin-related protein 2/3 (Arp2/3) complex activation in vitro. Immunofluorescence studies revealed that actin accumulates at sites where N-WASP and EA are co-localized after EGF stimulation. Furthermore, studies of overexpression of the SH3 domain of EA indicate that EA may regulate EGF-induced recruitment of N-WASP to lipid rafts. These results suggest that, upon EGF stimulation, N-WASP interacts with EA through its proline-rich domain to induce the fission step of clathrin-mediated endocytosis.","author":[{"dropping-particle":"","family":"Otsuki","given":"Makiko","non-dropping-particle":"","parse-names":false,"suffix":""},{"dropping-particle":"","family":"Itoh","given":"Toshiki","non-dropping-particle":"","parse-names":false,"suffix":""},{"dropping-particle":"","family":"Takenawa","given":"Tadaomi","non-dropping-particle":"","parse-names":false,"suffix":""}],"container-title":"Journal of Biological Chemistry","id":"ITEM-3","issue":"8","issued":{"date-parts":[["2003","2","21"]]},"page":"6461-6469","title":"Neural Wiskott-Aldrich Syndrome Protein Is Recruited to Rafts and Associates with Endophilin A in Response to Epidermal Growth Factor","type":"article-journal","volume":"278"},"uris":["http://www.mendeley.com/documents/?uuid=c7c36783-84e5-343e-9e51-fa17c059edcc"]}],"mendeley":{"formattedCitation":"&lt;sup&gt;61,63,101&lt;/sup&gt;","plainTextFormattedCitation":"61,63,101","previouslyFormattedCitation":"&lt;sup&gt;61,63,101&lt;/sup&gt;"},"properties":{"noteIndex":0},"schema":"https://github.com/citation-style-language/schema/raw/master/csl-citation.json"}</w:instrText>
      </w:r>
      <w:r w:rsidR="00C50026">
        <w:rPr>
          <w:rFonts w:asciiTheme="majorHAnsi" w:hAnsiTheme="majorHAnsi"/>
        </w:rPr>
        <w:fldChar w:fldCharType="separate"/>
      </w:r>
      <w:r w:rsidR="008B446C" w:rsidRPr="008B446C">
        <w:rPr>
          <w:rFonts w:asciiTheme="majorHAnsi" w:hAnsiTheme="majorHAnsi"/>
          <w:noProof/>
          <w:vertAlign w:val="superscript"/>
        </w:rPr>
        <w:t>61,63,101</w:t>
      </w:r>
      <w:r w:rsidR="00C50026">
        <w:rPr>
          <w:rFonts w:asciiTheme="majorHAnsi" w:hAnsiTheme="majorHAnsi"/>
        </w:rPr>
        <w:fldChar w:fldCharType="end"/>
      </w:r>
    </w:p>
    <w:p w14:paraId="69F4D329" w14:textId="77777777" w:rsidR="00D9759F" w:rsidRDefault="00D9759F" w:rsidP="004D13AA">
      <w:pPr>
        <w:widowControl w:val="0"/>
        <w:autoSpaceDE w:val="0"/>
        <w:autoSpaceDN w:val="0"/>
        <w:adjustRightInd w:val="0"/>
        <w:spacing w:after="240" w:line="260" w:lineRule="atLeast"/>
        <w:rPr>
          <w:rFonts w:asciiTheme="majorHAnsi" w:hAnsiTheme="majorHAnsi"/>
        </w:rPr>
      </w:pPr>
    </w:p>
    <w:p w14:paraId="6B04A91D" w14:textId="16F1C10E" w:rsidR="00F030D9" w:rsidRPr="00381BFE" w:rsidRDefault="00F030D9" w:rsidP="003C6CA7">
      <w:pPr>
        <w:outlineLvl w:val="0"/>
        <w:rPr>
          <w:rFonts w:asciiTheme="majorHAnsi" w:hAnsiTheme="majorHAnsi"/>
          <w:b/>
        </w:rPr>
      </w:pPr>
      <w:r w:rsidRPr="00381BFE">
        <w:rPr>
          <w:rFonts w:asciiTheme="majorHAnsi" w:hAnsiTheme="majorHAnsi"/>
          <w:b/>
        </w:rPr>
        <w:t>NBAR</w:t>
      </w:r>
      <w:r w:rsidR="00122177">
        <w:rPr>
          <w:rFonts w:asciiTheme="majorHAnsi" w:hAnsiTheme="majorHAnsi"/>
          <w:b/>
        </w:rPr>
        <w:t xml:space="preserve"> protein</w:t>
      </w:r>
      <w:r w:rsidRPr="00381BFE">
        <w:rPr>
          <w:rFonts w:asciiTheme="majorHAnsi" w:hAnsiTheme="majorHAnsi"/>
          <w:b/>
        </w:rPr>
        <w:t xml:space="preserve"> in yeast</w:t>
      </w:r>
      <w:r w:rsidR="00122177">
        <w:rPr>
          <w:rFonts w:asciiTheme="majorHAnsi" w:hAnsiTheme="majorHAnsi"/>
          <w:b/>
        </w:rPr>
        <w:t xml:space="preserve"> endocytosis</w:t>
      </w:r>
      <w:r w:rsidRPr="00381BFE">
        <w:rPr>
          <w:rFonts w:asciiTheme="majorHAnsi" w:hAnsiTheme="majorHAnsi"/>
          <w:b/>
        </w:rPr>
        <w:t>: Rvs167/161</w:t>
      </w:r>
      <w:r>
        <w:rPr>
          <w:rFonts w:asciiTheme="majorHAnsi" w:hAnsiTheme="majorHAnsi"/>
          <w:b/>
        </w:rPr>
        <w:t xml:space="preserve"> (Rvs)</w:t>
      </w:r>
    </w:p>
    <w:p w14:paraId="2CD8AF94" w14:textId="41D06472" w:rsidR="00F030D9" w:rsidRDefault="00F030D9" w:rsidP="00F030D9">
      <w:pPr>
        <w:rPr>
          <w:rFonts w:asciiTheme="majorHAnsi" w:hAnsiTheme="majorHAnsi"/>
        </w:rPr>
      </w:pPr>
      <w:r>
        <w:rPr>
          <w:rFonts w:asciiTheme="majorHAnsi" w:hAnsiTheme="majorHAnsi"/>
        </w:rPr>
        <w:t>RVS167 and RVS161 (reduced viability upon starvation) genes were discovered in a screen that tested for survival under starvation conditions</w:t>
      </w:r>
      <w:r>
        <w:rPr>
          <w:rFonts w:asciiTheme="majorHAnsi" w:hAnsiTheme="majorHAnsi"/>
        </w:rPr>
        <w:fldChar w:fldCharType="begin" w:fldLock="1"/>
      </w:r>
      <w:r w:rsidR="008E7406">
        <w:rPr>
          <w:rFonts w:asciiTheme="majorHAnsi" w:hAnsiTheme="majorHAnsi"/>
        </w:rPr>
        <w:instrText>ADDIN CSL_CITATION {"citationItems":[{"id":"ITEM-1","itemData":{"DOI":"10.1002/yea.320070708","ISSN":"0749-503X","PMID":"1776363","abstract":"In yeast, nutrient starvation leads to entry into stationary phase. Mutants that do not respond properly to starvation conditions have been isolated in Saccharomyces cerevisiae. Among them the rvs161 mutant (RVS for Reduced Viability upon Starvation) is sensitive to carbon, nitrogen and sulphur starvation. When these nutrients are depleted in the medium, mutant cells show cellular viability loss with morphological changes. The mutation rvs161-1 is very pleiotropic, and besides the defects in stationary phase entry, the mutant strain presents other alterations: sensitivity to high salt concentrations, hypersensitivity to amino acid analogs, no growth on lactate or acetate medium. The addition of salts or amino acid analogs leads to the same morphological defects observed in starved cells, suggesting that the gene could be implicated mainly in the control of cellular viability. The gene RVS161 was cloned; it codes for a 30,252 daltons protein. No homology was detected with the proteins contained in the databases. Moreover, Southern analysis revealed the presence of other sequences homologous to the RVS161 gene in the yeast genome.","author":[{"dropping-particle":"","family":"Crouzet","given":"M","non-dropping-particle":"","parse-names":false,"suffix":""},{"dropping-particle":"","family":"Urdaci","given":"M","non-dropping-particle":"","parse-names":false,"suffix":""},{"dropping-particle":"","family":"Dulau","given":"L","non-dropping-particle":"","parse-names":false,"suffix":""},{"dropping-particle":"","family":"Aigle","given":"M","non-dropping-particle":"","parse-names":false,"suffix":""}],"container-title":"Yeast (Chichester, England)","id":"ITEM-1","issue":"7","issued":{"date-parts":[["1991","10"]]},"page":"727-43","title":"Yeast mutant affected for viability upon nutrient starvation: characterization and cloning of the RVS161 gene.","type":"article-journal","volume":"7"},"uris":["http://www.mendeley.com/documents/?uuid=fe9de8e0-8368-38be-82bc-3d18399e2169"]}],"mendeley":{"formattedCitation":"&lt;sup&gt;102&lt;/sup&gt;","plainTextFormattedCitation":"102","previouslyFormattedCitation":"&lt;sup&gt;102&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102</w:t>
      </w:r>
      <w:r>
        <w:rPr>
          <w:rFonts w:asciiTheme="majorHAnsi" w:hAnsiTheme="majorHAnsi"/>
        </w:rPr>
        <w:fldChar w:fldCharType="end"/>
      </w:r>
      <w:r>
        <w:rPr>
          <w:rFonts w:asciiTheme="majorHAnsi" w:hAnsiTheme="majorHAnsi"/>
        </w:rPr>
        <w:t xml:space="preserve">. Rvs167 and Rvs161 are both NBAR domain proteins that </w:t>
      </w:r>
      <w:ins w:id="128" w:author="Marko" w:date="2018-07-31T18:25:00Z">
        <w:r w:rsidR="00914594">
          <w:rPr>
            <w:rFonts w:asciiTheme="majorHAnsi" w:hAnsiTheme="majorHAnsi"/>
          </w:rPr>
          <w:t xml:space="preserve">are </w:t>
        </w:r>
      </w:ins>
      <w:r>
        <w:rPr>
          <w:rFonts w:asciiTheme="majorHAnsi" w:hAnsiTheme="majorHAnsi"/>
        </w:rPr>
        <w:t xml:space="preserve">thought to form obligate heterodimeric complexes (Rvs) </w:t>
      </w:r>
      <w:r w:rsidR="00D05E4F">
        <w:rPr>
          <w:rFonts w:asciiTheme="majorHAnsi" w:hAnsiTheme="majorHAnsi"/>
          <w:i/>
        </w:rPr>
        <w:t>in-</w:t>
      </w:r>
      <w:r w:rsidRPr="00D05E4F">
        <w:rPr>
          <w:rFonts w:asciiTheme="majorHAnsi" w:hAnsiTheme="majorHAnsi"/>
          <w:i/>
        </w:rPr>
        <w:t>vivo</w:t>
      </w:r>
      <w:r>
        <w:rPr>
          <w:rFonts w:asciiTheme="majorHAnsi" w:hAnsiTheme="majorHAnsi"/>
        </w:rPr>
        <w:fldChar w:fldCharType="begin" w:fldLock="1"/>
      </w:r>
      <w:r w:rsidR="008E7406">
        <w:rPr>
          <w:rFonts w:asciiTheme="majorHAnsi" w:hAnsiTheme="majorHAnsi"/>
        </w:rPr>
        <w:instrText>ADDIN CSL_CITATION {"citationItems":[{"id":"ITEM-1","itemData":{"DOI":"10.1074/jbc.M008735200","ISSN":"0021-9258,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Chemistry","id":"ITEM-1","issue":"8","issued":{"date-parts":[["2001","2"]]},"language":"en","page":"6016-6022","title":"Rvs161p and Rvs167p, the Two Yeast Amphiphysin Homologs, Function Together in Vivo","type":"article-journal","volume":"276"},"uris":["http://www.mendeley.com/documents/?uuid=cc35ee7a-c800-4954-9f0c-8277b65b4279"]},{"id":"ITEM-2","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Letters","id":"ITEM-2","issue":"1","issued":{"date-parts":[["1997","11","3"]]},"page":"21-27","title":"Functional assessment of the yeast Rvs161 and Rvs167 protein domains","type":"article-journal","volume":"417"},"uris":["http://www.mendeley.com/documents/?uuid=78af2c73-71fb-3b99-9cd5-56ba632d93ec"]}],"mendeley":{"formattedCitation":"&lt;sup&gt;103,104&lt;/sup&gt;","plainTextFormattedCitation":"103,104","previouslyFormattedCitation":"&lt;sup&gt;103,104&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103,104</w:t>
      </w:r>
      <w:r>
        <w:rPr>
          <w:rFonts w:asciiTheme="majorHAnsi" w:hAnsiTheme="majorHAnsi"/>
        </w:rPr>
        <w:fldChar w:fldCharType="end"/>
      </w:r>
      <w:r>
        <w:rPr>
          <w:rFonts w:asciiTheme="majorHAnsi" w:hAnsiTheme="majorHAnsi"/>
        </w:rPr>
        <w:t xml:space="preserve">. </w:t>
      </w:r>
      <w:commentRangeStart w:id="129"/>
      <w:r>
        <w:rPr>
          <w:rFonts w:asciiTheme="majorHAnsi" w:hAnsiTheme="majorHAnsi"/>
        </w:rPr>
        <w:t xml:space="preserve">Although there is evidence of heterodimerization: loss of one destabilizes the other, deletion phenotypes of Rvs167 is the same as that of Rvs161, and FCCS measurements indicate that they dimerize </w:t>
      </w:r>
      <w:r>
        <w:rPr>
          <w:rFonts w:asciiTheme="majorHAnsi" w:hAnsiTheme="majorHAnsi"/>
        </w:rPr>
        <w:fldChar w:fldCharType="begin" w:fldLock="1"/>
      </w:r>
      <w:r w:rsidR="008E7406">
        <w:rPr>
          <w:rFonts w:asciiTheme="majorHAnsi" w:hAnsiTheme="majorHAnsi"/>
        </w:rPr>
        <w:instrText>ADDIN CSL_CITATION {"citationItems":[{"id":"ITEM-1","itemData":{"DOI":"10.15252/msb.20145422","ISSN":"1744-4292","author":[{"dropping-particle":"","family":"Boeke","given":"D.","non-dropping-particle":"","parse-names":false,"suffix":""},{"dropping-particle":"","family":"Trautmann","given":"S.","non-dropping-particle":"","parse-names":false,"suffix":""},{"dropping-particle":"","family":"Meurer","given":"M.","non-dropping-particle":"","parse-names":false,"suffix":""},{"dropping-particle":"","family":"Wachsmuth","given":"M.","non-dropping-particle":"","parse-names":false,"suffix":""},{"dropping-particle":"","family":"Godlee","given":"C.","non-dropping-particle":"","parse-names":false,"suffix":""},{"dropping-particle":"","family":"Knop","given":"M.","non-dropping-particle":"","parse-names":false,"suffix":""},{"dropping-particle":"","family":"Kaksonen","given":"M.","non-dropping-particle":"","parse-names":false,"suffix":""}],"container-title":"Molecular Systems Biology","id":"ITEM-1","issue":"11","issued":{"date-parts":[["2014","11"]]},"language":"en","page":"756-756","title":"Quantification of cytosolic interactions identifies Ede1 oligomers as key organizers of endocytosis","type":"article-journal","volume":"10"},"uris":["http://www.mendeley.com/documents/?uuid=35049116-00ad-4c83-beed-11b4f8946d46"]},{"id":"ITEM-2","itemData":{"DOI":"10.1074/jbc.M008735200","ISSN":"0021-9258,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t;sup&gt;26,103,105&lt;/sup&gt;","plainTextFormattedCitation":"26,103,105","previouslyFormattedCitation":"&lt;sup&gt;26,103,105&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26,103,105</w:t>
      </w:r>
      <w:r>
        <w:rPr>
          <w:rFonts w:asciiTheme="majorHAnsi" w:hAnsiTheme="majorHAnsi"/>
        </w:rPr>
        <w:fldChar w:fldCharType="end"/>
      </w:r>
      <w:r>
        <w:rPr>
          <w:rFonts w:asciiTheme="majorHAnsi" w:hAnsiTheme="majorHAnsi"/>
        </w:rPr>
        <w:t>, it has also been reported that Rvs161 has some functions that do not match that of Rvs167.</w:t>
      </w:r>
      <w:commentRangeEnd w:id="129"/>
      <w:r w:rsidR="00890B9D">
        <w:rPr>
          <w:rStyle w:val="CommentReference"/>
        </w:rPr>
        <w:commentReference w:id="129"/>
      </w:r>
      <w:r>
        <w:rPr>
          <w:rFonts w:asciiTheme="majorHAnsi" w:hAnsiTheme="majorHAnsi"/>
        </w:rPr>
        <w:t xml:space="preserve"> Rvs161 for instance, interacts with Fus2 in cell-cell fusion, while Rvs167 does not</w:t>
      </w:r>
      <w:r>
        <w:rPr>
          <w:rFonts w:asciiTheme="majorHAnsi" w:hAnsiTheme="majorHAnsi"/>
        </w:rPr>
        <w:fldChar w:fldCharType="begin" w:fldLock="1"/>
      </w:r>
      <w:r w:rsidR="008E7406">
        <w:rPr>
          <w:rFonts w:asciiTheme="majorHAnsi" w:hAnsiTheme="majorHAnsi"/>
        </w:rPr>
        <w:instrText>ADDIN CSL_CITATION {"citationItems":[{"id":"ITEM-1","itemData":{"DOI":"10.1083/jcb.141.3.567","ISSN":"0021-9525","PMID":"9566960","abstract":"FUS7 was previously identified by a mutation that causes a defect in cell fusion in a screen for bilateral mating defects. Here we show that FUS7 is allelic to RVS161/END6, a gene implicated in a variety of processes including viability after starvation, endocytosis, and actin cytoskeletal organization. Two lines of evidence indicate that RVS161/END6's endocytic function is not required for cell fusion. First, several other endocytic mutants showed no cell fusion defects. Second, we isolated five function-specific alleles of RVS161/FUS7 that were defective for endocytosis, but not mating, and three alleles that were defective for cell fusion but not endocytosis. The organization of the actin cytoskeleton was normal in the cell fusion mutants, indicating that Rvs161p's function in cell fusion is independent of actin organization. The three to fourfold induction of RVS161 by mating pheromone and the localization of Rvs161p-GFP to the cell fusion zone suggested that Rvs161p plays a direct role in cell fusion. The phenotypes of double mutants, the coprecipitation of Rvs161p and Fus2p, and the fact that the stability of Fus2p was strongly dependent on Rvs161p's mating function lead to the conclusion that Rvs161p is required to interact with Fus2p for efficient cell fusion.","author":[{"dropping-particle":"","family":"Brizzio","given":"V","non-dropping-particle":"","parse-names":false,"suffix":""},{"dropping-particle":"","family":"Gammie","given":"A E","non-dropping-particle":"","parse-names":false,"suffix":""},{"dropping-particle":"","family":"Rose","given":"M D","non-dropping-particle":"","parse-names":false,"suffix":""}],"container-title":"The Journal of cell biology","id":"ITEM-1","issue":"3","issued":{"date-parts":[["1998","5","4"]]},"page":"567-84","title":"Rvs161p interacts with Fus2p to promote cell fusion in Saccharomyces cerevisiae.","type":"article-journal","volume":"141"},"uris":["http://www.mendeley.com/documents/?uuid=162f4a30-c3ad-31f7-8ce6-8208e98109af"]}],"mendeley":{"formattedCitation":"&lt;sup&gt;106&lt;/sup&gt;","plainTextFormattedCitation":"106","previouslyFormattedCitation":"&lt;sup&gt;106&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106</w:t>
      </w:r>
      <w:r>
        <w:rPr>
          <w:rFonts w:asciiTheme="majorHAnsi" w:hAnsiTheme="majorHAnsi"/>
        </w:rPr>
        <w:fldChar w:fldCharType="end"/>
      </w:r>
      <w:r>
        <w:rPr>
          <w:rFonts w:asciiTheme="majorHAnsi" w:hAnsiTheme="majorHAnsi"/>
        </w:rPr>
        <w:t xml:space="preserve">. It is </w:t>
      </w:r>
      <w:commentRangeStart w:id="130"/>
      <w:r>
        <w:rPr>
          <w:rFonts w:asciiTheme="majorHAnsi" w:hAnsiTheme="majorHAnsi"/>
        </w:rPr>
        <w:t xml:space="preserve">consistent </w:t>
      </w:r>
      <w:commentRangeEnd w:id="130"/>
      <w:r w:rsidR="008153FC">
        <w:rPr>
          <w:rStyle w:val="CommentReference"/>
        </w:rPr>
        <w:commentReference w:id="130"/>
      </w:r>
      <w:r>
        <w:rPr>
          <w:rFonts w:asciiTheme="majorHAnsi" w:hAnsiTheme="majorHAnsi"/>
        </w:rPr>
        <w:t xml:space="preserve">however, that at endocytic sites </w:t>
      </w:r>
      <w:del w:id="131" w:author="Marko" w:date="2018-07-31T18:27:00Z">
        <w:r w:rsidDel="00B3531F">
          <w:rPr>
            <w:rFonts w:asciiTheme="majorHAnsi" w:hAnsiTheme="majorHAnsi"/>
          </w:rPr>
          <w:delText xml:space="preserve">they </w:delText>
        </w:r>
      </w:del>
      <w:ins w:id="132" w:author="Marko" w:date="2018-07-31T18:27:00Z">
        <w:r w:rsidR="00B3531F">
          <w:rPr>
            <w:rFonts w:asciiTheme="majorHAnsi" w:hAnsiTheme="majorHAnsi"/>
          </w:rPr>
          <w:t>the</w:t>
        </w:r>
        <w:r w:rsidR="00B3531F">
          <w:rPr>
            <w:rFonts w:asciiTheme="majorHAnsi" w:hAnsiTheme="majorHAnsi"/>
          </w:rPr>
          <w:t xml:space="preserve"> Rvs proteins</w:t>
        </w:r>
        <w:r w:rsidR="00B3531F">
          <w:rPr>
            <w:rFonts w:asciiTheme="majorHAnsi" w:hAnsiTheme="majorHAnsi"/>
          </w:rPr>
          <w:t xml:space="preserve"> </w:t>
        </w:r>
      </w:ins>
      <w:r>
        <w:rPr>
          <w:rFonts w:asciiTheme="majorHAnsi" w:hAnsiTheme="majorHAnsi"/>
        </w:rPr>
        <w:t xml:space="preserve">function </w:t>
      </w:r>
      <w:del w:id="133" w:author="Marko" w:date="2018-07-31T18:28:00Z">
        <w:r w:rsidDel="00FA3072">
          <w:rPr>
            <w:rFonts w:asciiTheme="majorHAnsi" w:hAnsiTheme="majorHAnsi"/>
          </w:rPr>
          <w:delText xml:space="preserve">together </w:delText>
        </w:r>
      </w:del>
      <w:r>
        <w:rPr>
          <w:rFonts w:asciiTheme="majorHAnsi" w:hAnsiTheme="majorHAnsi"/>
        </w:rPr>
        <w:t xml:space="preserve">as heterodimers. </w:t>
      </w:r>
    </w:p>
    <w:p w14:paraId="0A946E7D" w14:textId="77777777" w:rsidR="002D0E21" w:rsidRDefault="002D0E21" w:rsidP="00F030D9">
      <w:pPr>
        <w:rPr>
          <w:rFonts w:asciiTheme="majorHAnsi" w:hAnsiTheme="majorHAnsi"/>
        </w:rPr>
      </w:pPr>
    </w:p>
    <w:p w14:paraId="0C4E05AA" w14:textId="1288F4E7" w:rsidR="002D0E21" w:rsidRDefault="009B0B41" w:rsidP="00F030D9">
      <w:pPr>
        <w:rPr>
          <w:rFonts w:asciiTheme="majorHAnsi" w:hAnsiTheme="majorHAnsi"/>
        </w:rPr>
      </w:pPr>
      <w:r>
        <w:rPr>
          <w:rFonts w:asciiTheme="majorHAnsi" w:hAnsiTheme="majorHAnsi"/>
        </w:rPr>
        <w:t>Rvs161 and Rvs167</w:t>
      </w:r>
      <w:r w:rsidR="00F030D9">
        <w:rPr>
          <w:rFonts w:asciiTheme="majorHAnsi" w:hAnsiTheme="majorHAnsi"/>
        </w:rPr>
        <w:t xml:space="preserve"> are similar in structure at the N-terminus, both contain NBAR domains that are 42% similar, and although share 21% identity, are not interchangeable</w:t>
      </w:r>
      <w:r w:rsidR="00F030D9">
        <w:rPr>
          <w:rFonts w:asciiTheme="majorHAnsi" w:hAnsiTheme="majorHAnsi"/>
        </w:rPr>
        <w:fldChar w:fldCharType="begin" w:fldLock="1"/>
      </w:r>
      <w:r w:rsidR="008E7406">
        <w:rPr>
          <w:rFonts w:asciiTheme="majorHAnsi" w:hAnsiTheme="majorHAnsi"/>
        </w:rPr>
        <w:instrText>ADDIN CSL_CITATION {"citationItems":[{"id":"ITEM-1","itemData":{"ISSN":"0014-5793","abstract":"Mutations in RVS161 and RVS167 yeast genes induce identical phenotypes associated to actin cytoskeleton disorders. The whole Rvs161 protein is similar to the amino-terminal part of Rvs167p, thus defining a RVS domain. In addition to this domain, Rvs167p contains a central glycine-proline-alanine rich domain and a SH3 domain. To assess the function of these different domains we have expressed recombinant Rvs proteins in rvs mutant strains. Phenotype analysis has shown that the RVS and SH3 domains are necessary for phenotypical complementation, whereas the GPA domain is not. Moreover, we have demonstrated that the RVS domains from Rvs161p and Rvs167p have distinct roles, and that the SH3 domain needs the specific RVS domain of Rvs167p to function. These results suggest that Rvs161p and Rvs167p play distinct roles, while acting together in a common function.","author":[{"dropping-particle":"","family":"Sivadon","given":"P","non-dropping-particle":"","parse-names":false,"suffix":""},{"dropping-particle":"","family":"Crouzet","given":"M","non-dropping-particle":"","parse-names":false,"suffix":""},{"dropping-particle":"","family":"Aigle","given":"M","non-dropping-particle":"","parse-names":false,"suffix":""}],"container-title":"FEBS letters","id":"ITEM-1","issue":"1","issued":{"date-parts":[["1997","11"]]},"language":"eng","page":"21-27","title":"Functional assessment of the yeast Rvs161 and Rvs167 protein domains","type":"article-journal","volume":"417"},"uris":["http://www.mendeley.com/documents/?uuid=01352a35-268d-41a5-a087-c978a71bbfe3"]}],"mendeley":{"formattedCitation":"&lt;sup&gt;107&lt;/sup&gt;","plainTextFormattedCitation":"107","previouslyFormattedCitation":"&lt;sup&gt;107&lt;/sup&gt;"},"properties":{"noteIndex":0},"schema":"https://github.com/citation-style-language/schema/raw/master/csl-citation.json"}</w:instrText>
      </w:r>
      <w:r w:rsidR="00F030D9">
        <w:rPr>
          <w:rFonts w:asciiTheme="majorHAnsi" w:hAnsiTheme="majorHAnsi"/>
        </w:rPr>
        <w:fldChar w:fldCharType="separate"/>
      </w:r>
      <w:r w:rsidR="008B446C" w:rsidRPr="008B446C">
        <w:rPr>
          <w:rFonts w:asciiTheme="majorHAnsi" w:hAnsiTheme="majorHAnsi"/>
          <w:noProof/>
          <w:vertAlign w:val="superscript"/>
        </w:rPr>
        <w:t>107</w:t>
      </w:r>
      <w:r w:rsidR="00F030D9">
        <w:rPr>
          <w:rFonts w:asciiTheme="majorHAnsi" w:hAnsiTheme="majorHAnsi"/>
        </w:rPr>
        <w:fldChar w:fldCharType="end"/>
      </w:r>
      <w:r w:rsidR="00F030D9">
        <w:rPr>
          <w:rFonts w:asciiTheme="majorHAnsi" w:hAnsiTheme="majorHAnsi"/>
        </w:rPr>
        <w:t>. In addition to the BAR domain, Rvs167 has a Glycine-Proline-Alanine rich (GPA) region and a C-terminal SH3 region. The GPA region is thought to act as a linker</w:t>
      </w:r>
      <w:r w:rsidR="0092726F">
        <w:rPr>
          <w:rFonts w:asciiTheme="majorHAnsi" w:hAnsiTheme="majorHAnsi"/>
        </w:rPr>
        <w:t xml:space="preserve"> with no known other function,</w:t>
      </w:r>
      <w:r w:rsidR="00F030D9">
        <w:rPr>
          <w:rFonts w:asciiTheme="majorHAnsi" w:hAnsiTheme="majorHAnsi"/>
        </w:rPr>
        <w:t xml:space="preserve"> while loss of the SH3 domain </w:t>
      </w:r>
      <w:r w:rsidR="00DD0931">
        <w:rPr>
          <w:rFonts w:asciiTheme="majorHAnsi" w:hAnsiTheme="majorHAnsi"/>
        </w:rPr>
        <w:t xml:space="preserve">affects </w:t>
      </w:r>
      <w:r w:rsidR="00F030D9">
        <w:rPr>
          <w:rFonts w:asciiTheme="majorHAnsi" w:hAnsiTheme="majorHAnsi"/>
        </w:rPr>
        <w:t>budding patter</w:t>
      </w:r>
      <w:r w:rsidR="00DD0931">
        <w:rPr>
          <w:rFonts w:asciiTheme="majorHAnsi" w:hAnsiTheme="majorHAnsi"/>
        </w:rPr>
        <w:t>n</w:t>
      </w:r>
      <w:r w:rsidR="00F030D9">
        <w:rPr>
          <w:rFonts w:asciiTheme="majorHAnsi" w:hAnsiTheme="majorHAnsi"/>
        </w:rPr>
        <w:t xml:space="preserve"> and actin </w:t>
      </w:r>
      <w:r w:rsidR="00DD0931">
        <w:rPr>
          <w:rFonts w:asciiTheme="majorHAnsi" w:hAnsiTheme="majorHAnsi"/>
        </w:rPr>
        <w:t>morphology</w:t>
      </w:r>
      <w:r w:rsidR="00BF40AE">
        <w:rPr>
          <w:rFonts w:asciiTheme="majorHAnsi" w:hAnsiTheme="majorHAnsi"/>
        </w:rPr>
        <w:t>.</w:t>
      </w:r>
      <w:r w:rsidR="00F030D9">
        <w:rPr>
          <w:rFonts w:asciiTheme="majorHAnsi" w:hAnsiTheme="majorHAnsi"/>
        </w:rPr>
        <w:t xml:space="preserve"> </w:t>
      </w:r>
      <w:r w:rsidR="00DA6152">
        <w:rPr>
          <w:rFonts w:asciiTheme="majorHAnsi" w:hAnsiTheme="majorHAnsi"/>
        </w:rPr>
        <w:t xml:space="preserve">Most Rvs deletion phenotypes can however, be </w:t>
      </w:r>
      <w:commentRangeStart w:id="134"/>
      <w:r w:rsidR="00DA6152">
        <w:rPr>
          <w:rFonts w:asciiTheme="majorHAnsi" w:hAnsiTheme="majorHAnsi"/>
        </w:rPr>
        <w:t xml:space="preserve">recapitulated </w:t>
      </w:r>
      <w:commentRangeEnd w:id="134"/>
      <w:r w:rsidR="002226B4">
        <w:rPr>
          <w:rStyle w:val="CommentReference"/>
        </w:rPr>
        <w:commentReference w:id="134"/>
      </w:r>
      <w:r w:rsidR="00DA6152">
        <w:rPr>
          <w:rFonts w:asciiTheme="majorHAnsi" w:hAnsiTheme="majorHAnsi"/>
        </w:rPr>
        <w:t>by expression of the BAR domain alone</w:t>
      </w:r>
      <w:r w:rsidR="00DA6152">
        <w:rPr>
          <w:rFonts w:asciiTheme="majorHAnsi" w:hAnsiTheme="majorHAnsi"/>
        </w:rPr>
        <w:fldChar w:fldCharType="begin" w:fldLock="1"/>
      </w:r>
      <w:r w:rsidR="008E7406">
        <w:rPr>
          <w:rFonts w:asciiTheme="majorHAnsi" w:hAnsiTheme="majorHAnsi"/>
        </w:rPr>
        <w:instrText>ADDIN CSL_CITATION {"citationItems":[{"id":"ITEM-1","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Letters","id":"ITEM-1","issue":"1","issued":{"date-parts":[["1997","11","3"]]},"page":"21-27","title":"Functional assessment of the yeast Rvs161 and Rvs167 protein domains","type":"article-journal","volume":"417"},"uris":["http://www.mendeley.com/documents/?uuid=78af2c73-71fb-3b99-9cd5-56ba632d93ec"]}],"mendeley":{"formattedCitation":"&lt;sup&gt;104&lt;/sup&gt;","plainTextFormattedCitation":"104","previouslyFormattedCitation":"&lt;sup&gt;104&lt;/sup&gt;"},"properties":{"noteIndex":0},"schema":"https://github.com/citation-style-language/schema/raw/master/csl-citation.json"}</w:instrText>
      </w:r>
      <w:r w:rsidR="00DA6152">
        <w:rPr>
          <w:rFonts w:asciiTheme="majorHAnsi" w:hAnsiTheme="majorHAnsi"/>
        </w:rPr>
        <w:fldChar w:fldCharType="separate"/>
      </w:r>
      <w:r w:rsidR="008B446C" w:rsidRPr="008B446C">
        <w:rPr>
          <w:rFonts w:asciiTheme="majorHAnsi" w:hAnsiTheme="majorHAnsi"/>
          <w:noProof/>
          <w:vertAlign w:val="superscript"/>
        </w:rPr>
        <w:t>104</w:t>
      </w:r>
      <w:r w:rsidR="00DA6152">
        <w:rPr>
          <w:rFonts w:asciiTheme="majorHAnsi" w:hAnsiTheme="majorHAnsi"/>
        </w:rPr>
        <w:fldChar w:fldCharType="end"/>
      </w:r>
      <w:r w:rsidR="00DA6152">
        <w:rPr>
          <w:rFonts w:asciiTheme="majorHAnsi" w:hAnsiTheme="majorHAnsi"/>
        </w:rPr>
        <w:t xml:space="preserve">, suggesting that the BAR domains are the main </w:t>
      </w:r>
      <w:r w:rsidR="00FA2D6C">
        <w:rPr>
          <w:rFonts w:asciiTheme="majorHAnsi" w:hAnsiTheme="majorHAnsi"/>
        </w:rPr>
        <w:t xml:space="preserve">functional unit of the complex </w:t>
      </w:r>
    </w:p>
    <w:p w14:paraId="283BF552" w14:textId="2825CC28" w:rsidR="002D0E21" w:rsidRDefault="002D0E21" w:rsidP="00FA2D6C">
      <w:pPr>
        <w:rPr>
          <w:rFonts w:asciiTheme="majorHAnsi" w:hAnsiTheme="majorHAnsi"/>
        </w:rPr>
      </w:pPr>
    </w:p>
    <w:p w14:paraId="42A08CAC" w14:textId="3F2367A2" w:rsidR="002D0E21" w:rsidRDefault="00FA2D6C" w:rsidP="00FA2D6C">
      <w:pPr>
        <w:jc w:val="center"/>
        <w:rPr>
          <w:rFonts w:asciiTheme="majorHAnsi" w:hAnsiTheme="majorHAnsi"/>
        </w:rPr>
      </w:pPr>
      <w:r>
        <w:rPr>
          <w:rFonts w:asciiTheme="majorHAnsi" w:hAnsiTheme="majorHAnsi"/>
          <w:noProof/>
          <w:lang w:val="en-GB" w:eastAsia="en-GB"/>
        </w:rPr>
        <w:drawing>
          <wp:inline distT="0" distB="0" distL="0" distR="0" wp14:anchorId="4C4B76EF" wp14:editId="0689DECA">
            <wp:extent cx="1839076" cy="3558186"/>
            <wp:effectExtent l="4127" t="0" r="0" b="0"/>
            <wp:docPr id="11" name="Picture 11" descr="../../figures/rv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rvs_schemat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839076" cy="3558186"/>
                    </a:xfrm>
                    <a:prstGeom prst="rect">
                      <a:avLst/>
                    </a:prstGeom>
                    <a:noFill/>
                    <a:ln>
                      <a:noFill/>
                    </a:ln>
                  </pic:spPr>
                </pic:pic>
              </a:graphicData>
            </a:graphic>
          </wp:inline>
        </w:drawing>
      </w:r>
    </w:p>
    <w:p w14:paraId="1A7BB2B2" w14:textId="77777777" w:rsidR="00DC1D08" w:rsidRDefault="00FA2D6C" w:rsidP="00DC1D08">
      <w:pPr>
        <w:rPr>
          <w:rFonts w:asciiTheme="majorHAnsi" w:hAnsiTheme="majorHAnsi"/>
          <w:b/>
          <w:sz w:val="20"/>
          <w:szCs w:val="20"/>
        </w:rPr>
      </w:pPr>
      <w:r>
        <w:rPr>
          <w:rFonts w:asciiTheme="majorHAnsi" w:hAnsiTheme="majorHAnsi"/>
        </w:rPr>
        <w:tab/>
      </w:r>
      <w:r>
        <w:rPr>
          <w:rFonts w:asciiTheme="majorHAnsi" w:hAnsiTheme="majorHAnsi"/>
        </w:rPr>
        <w:tab/>
      </w:r>
      <w:r>
        <w:rPr>
          <w:rFonts w:asciiTheme="majorHAnsi" w:hAnsiTheme="majorHAnsi"/>
        </w:rPr>
        <w:tab/>
      </w:r>
      <w:r w:rsidRPr="00FA2D6C">
        <w:rPr>
          <w:rFonts w:asciiTheme="majorHAnsi" w:hAnsiTheme="majorHAnsi"/>
          <w:b/>
          <w:sz w:val="20"/>
          <w:szCs w:val="20"/>
        </w:rPr>
        <w:t>Fig</w:t>
      </w:r>
      <w:r w:rsidR="004000AD">
        <w:rPr>
          <w:rFonts w:asciiTheme="majorHAnsi" w:hAnsiTheme="majorHAnsi"/>
          <w:b/>
          <w:sz w:val="20"/>
          <w:szCs w:val="20"/>
        </w:rPr>
        <w:t>9</w:t>
      </w:r>
      <w:r w:rsidRPr="00FA2D6C">
        <w:rPr>
          <w:rFonts w:asciiTheme="majorHAnsi" w:hAnsiTheme="majorHAnsi"/>
          <w:b/>
          <w:sz w:val="20"/>
          <w:szCs w:val="20"/>
        </w:rPr>
        <w:t xml:space="preserve">: Homology model of Rvs complex based on Amphiphysin structure. </w:t>
      </w:r>
    </w:p>
    <w:p w14:paraId="6C656BD2" w14:textId="16831070" w:rsidR="00FA2D6C" w:rsidRPr="00FA2D6C" w:rsidRDefault="00FA2D6C" w:rsidP="00DC1D08">
      <w:pPr>
        <w:ind w:left="1440" w:firstLine="720"/>
        <w:rPr>
          <w:rFonts w:asciiTheme="majorHAnsi" w:hAnsiTheme="majorHAnsi"/>
          <w:b/>
          <w:sz w:val="20"/>
          <w:szCs w:val="20"/>
        </w:rPr>
      </w:pPr>
      <w:r w:rsidRPr="00FA2D6C">
        <w:rPr>
          <w:rFonts w:asciiTheme="majorHAnsi" w:hAnsiTheme="majorHAnsi"/>
          <w:b/>
          <w:sz w:val="20"/>
          <w:szCs w:val="20"/>
        </w:rPr>
        <w:t>Rvs167 in yellow, Rvs161 in cyan</w:t>
      </w:r>
    </w:p>
    <w:p w14:paraId="4FC6C811" w14:textId="77777777" w:rsidR="00FA2D6C" w:rsidRDefault="00FA2D6C" w:rsidP="00F030D9">
      <w:pPr>
        <w:rPr>
          <w:rFonts w:asciiTheme="majorHAnsi" w:hAnsiTheme="majorHAnsi"/>
        </w:rPr>
      </w:pPr>
    </w:p>
    <w:p w14:paraId="17F626D2" w14:textId="77777777" w:rsidR="00FA2D6C" w:rsidRDefault="00FA2D6C" w:rsidP="00F030D9">
      <w:pPr>
        <w:rPr>
          <w:rFonts w:asciiTheme="majorHAnsi" w:hAnsiTheme="majorHAnsi"/>
        </w:rPr>
      </w:pPr>
    </w:p>
    <w:p w14:paraId="593BF651" w14:textId="77777777" w:rsidR="00FA2D6C" w:rsidRDefault="00FA2D6C" w:rsidP="00F030D9">
      <w:pPr>
        <w:rPr>
          <w:rFonts w:asciiTheme="majorHAnsi" w:hAnsiTheme="majorHAnsi"/>
        </w:rPr>
      </w:pPr>
    </w:p>
    <w:p w14:paraId="71D2C68A" w14:textId="77777777" w:rsidR="00057BCB" w:rsidRDefault="00057BCB" w:rsidP="00F030D9">
      <w:pPr>
        <w:rPr>
          <w:rFonts w:asciiTheme="majorHAnsi" w:hAnsiTheme="majorHAnsi"/>
        </w:rPr>
      </w:pPr>
    </w:p>
    <w:p w14:paraId="3E17A16E" w14:textId="77777777" w:rsidR="00057BCB" w:rsidRDefault="00057BCB" w:rsidP="00F030D9">
      <w:pPr>
        <w:rPr>
          <w:rFonts w:asciiTheme="majorHAnsi" w:hAnsiTheme="majorHAnsi"/>
        </w:rPr>
      </w:pPr>
    </w:p>
    <w:p w14:paraId="2B98D832" w14:textId="77777777" w:rsidR="00057BCB" w:rsidRDefault="00057BCB" w:rsidP="00F030D9">
      <w:pPr>
        <w:rPr>
          <w:rFonts w:asciiTheme="majorHAnsi" w:hAnsiTheme="majorHAnsi"/>
        </w:rPr>
      </w:pPr>
    </w:p>
    <w:p w14:paraId="21AACAD6" w14:textId="77777777" w:rsidR="00057BCB" w:rsidRDefault="00057BCB" w:rsidP="00F030D9">
      <w:pPr>
        <w:rPr>
          <w:rFonts w:asciiTheme="majorHAnsi" w:hAnsiTheme="majorHAnsi"/>
        </w:rPr>
      </w:pPr>
    </w:p>
    <w:p w14:paraId="303430F6" w14:textId="77777777" w:rsidR="00057BCB" w:rsidRDefault="00057BCB" w:rsidP="00F030D9">
      <w:pPr>
        <w:rPr>
          <w:rFonts w:asciiTheme="majorHAnsi" w:hAnsiTheme="majorHAnsi"/>
        </w:rPr>
      </w:pPr>
    </w:p>
    <w:p w14:paraId="5D471034" w14:textId="77777777" w:rsidR="00057BCB" w:rsidRDefault="00057BCB" w:rsidP="00F030D9">
      <w:pPr>
        <w:rPr>
          <w:rFonts w:asciiTheme="majorHAnsi" w:hAnsiTheme="majorHAnsi"/>
        </w:rPr>
      </w:pPr>
    </w:p>
    <w:p w14:paraId="24780364" w14:textId="52EDF2CC" w:rsidR="00F030D9" w:rsidRDefault="00F030D9" w:rsidP="00F030D9">
      <w:pPr>
        <w:rPr>
          <w:rFonts w:asciiTheme="majorHAnsi" w:hAnsiTheme="majorHAnsi"/>
        </w:rPr>
      </w:pPr>
      <w:r>
        <w:rPr>
          <w:rFonts w:asciiTheme="majorHAnsi" w:hAnsiTheme="majorHAnsi"/>
        </w:rPr>
        <w:t xml:space="preserve">Deletion of </w:t>
      </w:r>
      <w:commentRangeStart w:id="135"/>
      <w:r>
        <w:rPr>
          <w:rFonts w:asciiTheme="majorHAnsi" w:hAnsiTheme="majorHAnsi"/>
        </w:rPr>
        <w:t xml:space="preserve">the genes </w:t>
      </w:r>
      <w:commentRangeEnd w:id="135"/>
      <w:r w:rsidR="00513BD3">
        <w:rPr>
          <w:rStyle w:val="CommentReference"/>
        </w:rPr>
        <w:commentReference w:id="135"/>
      </w:r>
      <w:r>
        <w:rPr>
          <w:rFonts w:asciiTheme="majorHAnsi" w:hAnsiTheme="majorHAnsi"/>
        </w:rPr>
        <w:t>show abnormal actin morphology, confer salt sensitivity, as well as amino-acid and lipid sensitivity, and have abnormal budding pattern</w:t>
      </w:r>
      <w:r>
        <w:rPr>
          <w:rFonts w:asciiTheme="majorHAnsi" w:hAnsiTheme="majorHAnsi"/>
        </w:rPr>
        <w:fldChar w:fldCharType="begin" w:fldLock="1"/>
      </w:r>
      <w:r w:rsidR="008E7406">
        <w:rPr>
          <w:rFonts w:asciiTheme="majorHAnsi" w:hAnsiTheme="majorHAnsi"/>
        </w:rPr>
        <w:instrText>ADDIN CSL_CITATION {"citationItems":[{"id":"ITEM-1","itemData":{"DOI":"10.1007/bf00290452","ISSN":"0026-8925","PMID":"7891662","abstract":"The actin cytoskeleton cells is altered in rvs161 mutant yeast, with the defect becoming more pronounced under unfavorable growth conditions, as described for the rvs167 mutant. The cytoskeletal alteration has no apparent effect on invertase secretion and polarized growth. Mutations in RVS161, just as in RVS167, lead to a random budding pattern in a/alpha diploid cells. This behavior is not observed in a/a diploid cells homozygous for the rvs161-1 or rvs167-1 mutations. In addition, sequence comparisons revealed that amphiphysin, a protein first found in synaptic vesicles of chicken and shown to be the autoantigen of Stiff Man syndrome, presents similarity with both Rvs proteins. Furthermore, limited similarities with myosin heavy chain and tropomyosin alpha chain from higher eukaryotic cells allow for the definition of a possible consensus sequence. The finding of related sequences suggests the existence of a function for these proteins that is conserved among eukaryotic organisms.","author":[{"dropping-particle":"","family":"Sivadon","given":"P","non-dropping-particle":"","parse-names":false,"suffix":""},{"dropping-particle":"","family":"Bauer","given":"F","non-dropping-particle":"","parse-names":false,"suffix":""},{"dropping-particle":"","family":"Aigle","given":"M","non-dropping-particle":"","parse-names":false,"suffix":""},{"dropping-particle":"","family":"Crouzet","given":"M","non-dropping-particle":"","parse-names":false,"suffix":""}],"container-title":"Molecular &amp; general genetics : MGG","id":"ITEM-1","issue":"4","issued":{"date-parts":[["1995","2","20"]]},"page":"485-95","title":"Actin cytoskeleton and budding pattern are altered in the yeast rvs161 mutant: the Rvs161 protein shares common domains with the brain protein amphiphysin.","type":"article-journal","volume":"246"},"uris":["http://www.mendeley.com/documents/?uuid=e944d5d7-8e35-3c80-a539-efb9829e7dc2"]},{"id":"ITEM-2","itemData":{"DOI":"10.1074/jbc.M008735200","ISSN":"0021-9258,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Vivo","type":"article-journal","volume":"276"},"uris":["http://www.mendeley.com/documents/?uuid=cc35ee7a-c800-4954-9f0c-8277b65b4279"]},{"id":"ITEM-3","itemData":{"DOI":"10.1111/febs.13783","ISSN":"1742-4658","abstract":"Rvs167 and Rvs161 in Saccharomyces cerevisiae are amphiphysin family proteins, which are involved in several important cellular events, such as invagination and scission of endocytic vesicles, and actin cytoskeleton organization. It has been reported that cellular dysfunctions caused by deletion of RVS167 or RVS161 are rescued by deletion of specific nonessential sphingolipid-metabolizing enzyme genes. Here, we found that yeast cells lacking RVS167 or RVS161 exhibit a decrease in sphingolipid levels. In rvs167∆ cells, the expression level of Orm2, a negative regulator of serine palmitoyltransferase (SPT) catalyzing the initial step of sphingolipid biosynthesis, was increased in a calcineurin-dependent manner, and the decrease in sphingolipid levels in rvs167∆ cells was reversed on deletion of ORM2. Moreover, repression of both ORM1 and ORM2 expression or overexpression of SPT caused a strong growth defect of rvs167∆ cells, indicating that enhancement of de novo sphingolipid biosynthesis is detrimental to rvs167∆ cells. In contrast, partial repression of LCB1-encoding SPT suppressed abnormal phenotypes caused by the deletion of RVS167, including supersensitivity to high temperature and salt stress, and impairment of endocytosis and actin cytoskeleton organization. In addition, the partial repression of SPT activity suppressed the temperature supersensitivity and abnormal vacuolar morphology caused by deletion of VPS1 encoding a dynamin-like GTPase, which is required for vesicle scission and is functionally closely related to Rvs167/Rvs161, whereas repression of both ORM1 and ORM2 expression in vps1∆ cells caused a growth defect. Thus, it was suggested that proper regulation of SPT activity is indispensable for amphiphysin-deficient cells.","author":[{"dropping-particle":"","family":"Toume","given":"Moeko","non-dropping-particle":"","parse-names":false,"suffix":""},{"dropping-particle":"","family":"Tani","given":"Motohiro","non-dropping-particle":"","parse-names":false,"suffix":""}],"container-title":"The FEBS Journal","id":"ITEM-3","issue":"15","issued":{"date-parts":[["2016","8"]]},"language":"en","page":"2911-2928","title":"Yeast lacking the amphiphysin family protein Rvs167 is sensitive to disruptions in sphingolipid levels","type":"article-journal","volume":"283"},"uris":["http://www.mendeley.com/documents/?uuid=dd915f6a-1c3a-4a61-886c-61e746d00f18"]},{"id":"ITEM-4","itemData":{"ISSN":"0270-7306","abstract":"Mutations in genes necessary for survival in stationary phase were isolated to understand the ability of wild-type Saccharomyces cerevisiae to remain viable during prolonged periods of nutritional deprivation. Here we report results concerning one of these mutants, rvs167, which shows reduced viability and abnormal cell morphology upon carbon and nitrogen starvation. The mutant exhibits the same response when cells are grown in high salt concentrations and other unfavorable growth conditions. The RVS167 gene product displays significant homology with the Rvs161 protein and contains a SH3 domain at the C-terminal end. Abnormal actin distribution is associated with the mutant phenotype. In addition, while the budding pattern of haploid strains remains axial in standard growth conditions, the budding pattern of diploid mutant strains is random. The gene RVS167 therefore could be implicated in cytoskeletal reorganization in response to environmental stresses and could act in the budding site selection mechanism.","author":[{"dropping-particle":"","family":"Bauer","given":"F","non-dropping-particle":"","parse-names":false,"suffix":""},{"dropping-particle":"","family":"Urdaci","given":"M","non-dropping-particle":"","parse-names":false,"suffix":""},{"dropping-particle":"","family":"Aigle","given":"M","non-dropping-particle":"","parse-names":false,"suffix":""},{"dropping-particle":"","family":"Crouzet","given":"M","non-dropping-particle":"","parse-names":false,"suffix":""}],"container-title":"Molecular and Cellular Biology","id":"ITEM-4","issue":"8","issued":{"date-parts":[["1993","8"]]},"page":"5070-5084","title":"Alteration of a yeast SH3 protein leads to conditional viability with defects in cytoskeletal and budding patterns.","type":"article-journal","volume":"13"},"uris":["http://www.mendeley.com/documents/?uuid=c2873eb3-14f0-48e8-84de-6998f972cb83"]}],"mendeley":{"formattedCitation":"&lt;sup&gt;103,108–110&lt;/sup&gt;","plainTextFormattedCitation":"103,108–110","previouslyFormattedCitation":"&lt;sup&gt;103,108–110&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103,108–110</w:t>
      </w:r>
      <w:r>
        <w:rPr>
          <w:rFonts w:asciiTheme="majorHAnsi" w:hAnsiTheme="majorHAnsi"/>
        </w:rPr>
        <w:fldChar w:fldCharType="end"/>
      </w:r>
      <w:r>
        <w:rPr>
          <w:rFonts w:asciiTheme="majorHAnsi" w:hAnsiTheme="majorHAnsi"/>
        </w:rPr>
        <w:t>. Homology modelling has shown that the BAR domain of Rvs167 is similar to Amphiphysin and Endophilin, and is therefore also likely to function similarly to the mammalian homologues. In keeping with this theory, Rvs has been shown to t</w:t>
      </w:r>
      <w:r w:rsidR="005D6E6E">
        <w:rPr>
          <w:rFonts w:asciiTheme="majorHAnsi" w:hAnsiTheme="majorHAnsi"/>
        </w:rPr>
        <w:t>u</w:t>
      </w:r>
      <w:r>
        <w:rPr>
          <w:rFonts w:asciiTheme="majorHAnsi" w:hAnsiTheme="majorHAnsi"/>
        </w:rPr>
        <w:t xml:space="preserve">bulate liposomes </w:t>
      </w:r>
      <w:r w:rsidRPr="00E0578E">
        <w:rPr>
          <w:rFonts w:asciiTheme="majorHAnsi" w:hAnsiTheme="majorHAnsi"/>
          <w:i/>
        </w:rPr>
        <w:t>in-vitro</w:t>
      </w:r>
      <w:r w:rsidR="00350DA1">
        <w:rPr>
          <w:rFonts w:asciiTheme="majorHAnsi" w:hAnsiTheme="majorHAnsi"/>
          <w:i/>
        </w:rPr>
        <w:fldChar w:fldCharType="begin" w:fldLock="1"/>
      </w:r>
      <w:r w:rsidR="00350DA1">
        <w:rPr>
          <w:rFonts w:asciiTheme="majorHAnsi" w:hAnsiTheme="majorHAnsi"/>
          <w:i/>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lt;sup&gt;111&lt;/sup&gt;","plainTextFormattedCitation":"111"},"properties":{"noteIndex":0},"schema":"https://github.com/citation-style-language/schema/raw/master/csl-citation.json"}</w:instrText>
      </w:r>
      <w:r w:rsidR="00350DA1">
        <w:rPr>
          <w:rFonts w:asciiTheme="majorHAnsi" w:hAnsiTheme="majorHAnsi"/>
          <w:i/>
        </w:rPr>
        <w:fldChar w:fldCharType="separate"/>
      </w:r>
      <w:r w:rsidR="00350DA1" w:rsidRPr="00350DA1">
        <w:rPr>
          <w:rFonts w:asciiTheme="majorHAnsi" w:hAnsiTheme="majorHAnsi"/>
          <w:noProof/>
          <w:vertAlign w:val="superscript"/>
        </w:rPr>
        <w:t>111</w:t>
      </w:r>
      <w:r w:rsidR="00350DA1">
        <w:rPr>
          <w:rFonts w:asciiTheme="majorHAnsi" w:hAnsiTheme="majorHAnsi"/>
          <w:i/>
        </w:rPr>
        <w:fldChar w:fldCharType="end"/>
      </w:r>
      <w:r>
        <w:rPr>
          <w:rFonts w:asciiTheme="majorHAnsi" w:hAnsiTheme="majorHAnsi"/>
        </w:rPr>
        <w:t xml:space="preserve">. </w:t>
      </w:r>
    </w:p>
    <w:p w14:paraId="2B26CA2D" w14:textId="77777777" w:rsidR="00F030D9" w:rsidRDefault="00F030D9" w:rsidP="00F030D9">
      <w:pPr>
        <w:rPr>
          <w:rFonts w:asciiTheme="majorHAnsi" w:hAnsiTheme="majorHAnsi"/>
        </w:rPr>
      </w:pPr>
    </w:p>
    <w:p w14:paraId="0A26F8B1" w14:textId="19B173EC" w:rsidR="00F030D9" w:rsidRDefault="00D017D8" w:rsidP="00F030D9">
      <w:pPr>
        <w:rPr>
          <w:rFonts w:asciiTheme="majorHAnsi" w:hAnsiTheme="majorHAnsi"/>
        </w:rPr>
      </w:pPr>
      <w:r>
        <w:rPr>
          <w:rFonts w:asciiTheme="majorHAnsi" w:hAnsiTheme="majorHAnsi"/>
        </w:rPr>
        <w:t>Averaged c</w:t>
      </w:r>
      <w:r w:rsidR="00F030D9">
        <w:rPr>
          <w:rFonts w:asciiTheme="majorHAnsi" w:hAnsiTheme="majorHAnsi"/>
        </w:rPr>
        <w:t>entroid tracking of the Rvs complex has shown that Rvs arrives in the scission stage of endocytosis</w:t>
      </w:r>
      <w:ins w:id="136" w:author="Marko" w:date="2018-07-31T18:31:00Z">
        <w:r w:rsidR="00776501">
          <w:rPr>
            <w:rFonts w:asciiTheme="majorHAnsi" w:hAnsiTheme="majorHAnsi"/>
          </w:rPr>
          <w:t xml:space="preserve"> (ref)</w:t>
        </w:r>
      </w:ins>
      <w:r w:rsidR="00F030D9">
        <w:rPr>
          <w:rFonts w:asciiTheme="majorHAnsi" w:hAnsiTheme="majorHAnsi"/>
        </w:rPr>
        <w:t>. When maximum number of Rvs is recruited, that is</w:t>
      </w:r>
      <w:r w:rsidR="00BF7979">
        <w:rPr>
          <w:rFonts w:asciiTheme="majorHAnsi" w:hAnsiTheme="majorHAnsi"/>
        </w:rPr>
        <w:t>,</w:t>
      </w:r>
      <w:r w:rsidR="00F030D9">
        <w:rPr>
          <w:rFonts w:asciiTheme="majorHAnsi" w:hAnsiTheme="majorHAnsi"/>
        </w:rPr>
        <w:t xml:space="preserve"> at peak fluorescent intensity, the centroid jumps inwards, concomitant with a sharp decay in fluo</w:t>
      </w:r>
      <w:r w:rsidR="00BF7979">
        <w:rPr>
          <w:rFonts w:asciiTheme="majorHAnsi" w:hAnsiTheme="majorHAnsi"/>
        </w:rPr>
        <w:t>rescent intensity</w:t>
      </w:r>
      <w:ins w:id="137" w:author="Marko" w:date="2018-07-31T18:31:00Z">
        <w:r w:rsidR="003D3C86">
          <w:rPr>
            <w:rFonts w:asciiTheme="majorHAnsi" w:hAnsiTheme="majorHAnsi"/>
          </w:rPr>
          <w:t xml:space="preserve"> (ref)</w:t>
        </w:r>
      </w:ins>
      <w:bookmarkStart w:id="138" w:name="_GoBack"/>
      <w:bookmarkEnd w:id="138"/>
      <w:r w:rsidR="00BF7979">
        <w:rPr>
          <w:rFonts w:asciiTheme="majorHAnsi" w:hAnsiTheme="majorHAnsi"/>
        </w:rPr>
        <w:t>. This behavio</w:t>
      </w:r>
      <w:r w:rsidR="00F030D9">
        <w:rPr>
          <w:rFonts w:asciiTheme="majorHAnsi" w:hAnsiTheme="majorHAnsi"/>
        </w:rPr>
        <w:t xml:space="preserve">r is unique among endocytic proteins, and </w:t>
      </w:r>
      <w:r w:rsidR="00FF4A45">
        <w:rPr>
          <w:rFonts w:asciiTheme="majorHAnsi" w:hAnsiTheme="majorHAnsi"/>
        </w:rPr>
        <w:t>since</w:t>
      </w:r>
      <w:r w:rsidR="00F030D9">
        <w:rPr>
          <w:rFonts w:asciiTheme="majorHAnsi" w:hAnsiTheme="majorHAnsi"/>
        </w:rPr>
        <w:t xml:space="preserve"> similarity in structure with Amphiphysin/ Endophilin BAR domains</w:t>
      </w:r>
      <w:r w:rsidR="004F3362">
        <w:rPr>
          <w:rFonts w:asciiTheme="majorHAnsi" w:hAnsiTheme="majorHAnsi"/>
        </w:rPr>
        <w:t xml:space="preserve"> is expected</w:t>
      </w:r>
      <w:r w:rsidR="00F030D9">
        <w:rPr>
          <w:rFonts w:asciiTheme="majorHAnsi" w:hAnsiTheme="majorHAnsi"/>
        </w:rPr>
        <w:t xml:space="preserve">, has led to the proposition that Rvs may also form a helical scaffold </w:t>
      </w:r>
      <w:r w:rsidR="00BF7979">
        <w:rPr>
          <w:rFonts w:asciiTheme="majorHAnsi" w:hAnsiTheme="majorHAnsi"/>
        </w:rPr>
        <w:t xml:space="preserve">on </w:t>
      </w:r>
      <w:r w:rsidR="00F030D9">
        <w:rPr>
          <w:rFonts w:asciiTheme="majorHAnsi" w:hAnsiTheme="majorHAnsi"/>
        </w:rPr>
        <w:t xml:space="preserve">the membrane tube, whose sudden disassembly either leads to or is caused by membrane scission. The </w:t>
      </w:r>
      <w:r w:rsidR="00E30D23">
        <w:rPr>
          <w:rFonts w:asciiTheme="majorHAnsi" w:hAnsiTheme="majorHAnsi"/>
        </w:rPr>
        <w:t>sharp movement</w:t>
      </w:r>
      <w:r w:rsidR="00F030D9">
        <w:rPr>
          <w:rFonts w:asciiTheme="majorHAnsi" w:hAnsiTheme="majorHAnsi"/>
        </w:rPr>
        <w:t xml:space="preserve"> into the cytoplasm of the Rvs centroid is then caused by the disassembly of the scaffold, and a jump in the centroid position to the remaining Rvs on the base of the newly formed vesicle</w:t>
      </w:r>
      <w:r w:rsidR="00F030D9">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sidR="00F030D9">
        <w:rPr>
          <w:rFonts w:asciiTheme="majorHAnsi" w:hAnsiTheme="majorHAnsi"/>
        </w:rPr>
        <w:fldChar w:fldCharType="separate"/>
      </w:r>
      <w:r w:rsidR="007F11FE" w:rsidRPr="007F11FE">
        <w:rPr>
          <w:rFonts w:asciiTheme="majorHAnsi" w:hAnsiTheme="majorHAnsi"/>
          <w:noProof/>
          <w:vertAlign w:val="superscript"/>
        </w:rPr>
        <w:t>34</w:t>
      </w:r>
      <w:r w:rsidR="00F030D9">
        <w:rPr>
          <w:rFonts w:asciiTheme="majorHAnsi" w:hAnsiTheme="majorHAnsi"/>
        </w:rPr>
        <w:fldChar w:fldCharType="end"/>
      </w:r>
      <w:r w:rsidR="00F030D9">
        <w:rPr>
          <w:rFonts w:asciiTheme="majorHAnsi" w:hAnsiTheme="majorHAnsi"/>
        </w:rPr>
        <w:t xml:space="preserve">. </w:t>
      </w:r>
      <w:r w:rsidR="0050328C">
        <w:rPr>
          <w:rFonts w:asciiTheme="majorHAnsi" w:hAnsiTheme="majorHAnsi"/>
        </w:rPr>
        <w:t>How Rvs</w:t>
      </w:r>
      <w:r w:rsidR="00F030D9">
        <w:rPr>
          <w:rFonts w:asciiTheme="majorHAnsi" w:hAnsiTheme="majorHAnsi"/>
        </w:rPr>
        <w:t xml:space="preserve"> </w:t>
      </w:r>
      <w:r w:rsidR="0050328C">
        <w:rPr>
          <w:rFonts w:asciiTheme="majorHAnsi" w:hAnsiTheme="majorHAnsi"/>
        </w:rPr>
        <w:t xml:space="preserve">is </w:t>
      </w:r>
      <w:r w:rsidR="00F030D9">
        <w:rPr>
          <w:rFonts w:asciiTheme="majorHAnsi" w:hAnsiTheme="majorHAnsi"/>
        </w:rPr>
        <w:t>recruit</w:t>
      </w:r>
      <w:r w:rsidR="0050328C">
        <w:rPr>
          <w:rFonts w:asciiTheme="majorHAnsi" w:hAnsiTheme="majorHAnsi"/>
        </w:rPr>
        <w:t xml:space="preserve">ed </w:t>
      </w:r>
      <w:r w:rsidR="00F030D9">
        <w:rPr>
          <w:rFonts w:asciiTheme="majorHAnsi" w:hAnsiTheme="majorHAnsi"/>
        </w:rPr>
        <w:t xml:space="preserve">to endocytic sites, </w:t>
      </w:r>
      <w:r w:rsidR="00E508F5">
        <w:rPr>
          <w:rFonts w:asciiTheme="majorHAnsi" w:hAnsiTheme="majorHAnsi"/>
        </w:rPr>
        <w:t xml:space="preserve">and </w:t>
      </w:r>
      <w:r w:rsidR="00F030D9">
        <w:rPr>
          <w:rFonts w:asciiTheme="majorHAnsi" w:hAnsiTheme="majorHAnsi"/>
        </w:rPr>
        <w:t xml:space="preserve">the cause of the scaffold disassembly </w:t>
      </w:r>
      <w:r w:rsidR="00E508F5">
        <w:rPr>
          <w:rFonts w:asciiTheme="majorHAnsi" w:hAnsiTheme="majorHAnsi"/>
        </w:rPr>
        <w:t>are</w:t>
      </w:r>
      <w:r w:rsidR="00F030D9">
        <w:rPr>
          <w:rFonts w:asciiTheme="majorHAnsi" w:hAnsiTheme="majorHAnsi"/>
        </w:rPr>
        <w:t xml:space="preserve"> not known, and</w:t>
      </w:r>
      <w:r w:rsidR="00E508F5">
        <w:rPr>
          <w:rFonts w:asciiTheme="majorHAnsi" w:hAnsiTheme="majorHAnsi"/>
        </w:rPr>
        <w:t xml:space="preserve"> are </w:t>
      </w:r>
      <w:r w:rsidR="00F030D9">
        <w:rPr>
          <w:rFonts w:asciiTheme="majorHAnsi" w:hAnsiTheme="majorHAnsi"/>
        </w:rPr>
        <w:t>the major questions</w:t>
      </w:r>
      <w:r w:rsidR="004B5C04">
        <w:rPr>
          <w:rFonts w:asciiTheme="majorHAnsi" w:hAnsiTheme="majorHAnsi"/>
        </w:rPr>
        <w:t xml:space="preserve"> addressed</w:t>
      </w:r>
      <w:r w:rsidR="00F030D9">
        <w:rPr>
          <w:rFonts w:asciiTheme="majorHAnsi" w:hAnsiTheme="majorHAnsi"/>
        </w:rPr>
        <w:t xml:space="preserve"> in this work.</w:t>
      </w:r>
    </w:p>
    <w:p w14:paraId="069CCE05" w14:textId="77777777" w:rsidR="00F030D9" w:rsidRDefault="00F030D9" w:rsidP="00F030D9">
      <w:pPr>
        <w:rPr>
          <w:rFonts w:asciiTheme="majorHAnsi" w:hAnsiTheme="majorHAnsi"/>
        </w:rPr>
      </w:pPr>
    </w:p>
    <w:p w14:paraId="2B655F45" w14:textId="77777777" w:rsidR="00F030D9" w:rsidRPr="00DE3023" w:rsidRDefault="00F030D9" w:rsidP="004D13AA">
      <w:pPr>
        <w:widowControl w:val="0"/>
        <w:autoSpaceDE w:val="0"/>
        <w:autoSpaceDN w:val="0"/>
        <w:adjustRightInd w:val="0"/>
        <w:spacing w:after="240" w:line="260" w:lineRule="atLeast"/>
        <w:rPr>
          <w:rFonts w:asciiTheme="majorHAnsi" w:hAnsiTheme="majorHAnsi"/>
        </w:rPr>
      </w:pPr>
    </w:p>
    <w:p w14:paraId="6A48ED0A"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0ABA79F8"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2EE5D0B3"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41841FF2" w14:textId="77777777" w:rsidR="005B2915" w:rsidRPr="004D13AA" w:rsidRDefault="005B2915" w:rsidP="004D13AA">
      <w:pPr>
        <w:widowControl w:val="0"/>
        <w:autoSpaceDE w:val="0"/>
        <w:autoSpaceDN w:val="0"/>
        <w:adjustRightInd w:val="0"/>
        <w:spacing w:after="240" w:line="260" w:lineRule="atLeast"/>
        <w:rPr>
          <w:rFonts w:asciiTheme="majorHAnsi" w:hAnsiTheme="majorHAnsi" w:cs="Times"/>
          <w:color w:val="000000"/>
          <w:lang w:val="en-GB"/>
        </w:rPr>
      </w:pPr>
    </w:p>
    <w:p w14:paraId="3F769520" w14:textId="77777777" w:rsidR="004D13AA" w:rsidRDefault="004D13AA" w:rsidP="003B02CB">
      <w:pPr>
        <w:widowControl w:val="0"/>
        <w:autoSpaceDE w:val="0"/>
        <w:autoSpaceDN w:val="0"/>
        <w:adjustRightInd w:val="0"/>
        <w:spacing w:after="240" w:line="260" w:lineRule="atLeast"/>
        <w:rPr>
          <w:rFonts w:asciiTheme="majorHAnsi" w:hAnsiTheme="majorHAnsi" w:cs="Times"/>
          <w:color w:val="000000"/>
          <w:lang w:val="en-GB"/>
        </w:rPr>
      </w:pPr>
    </w:p>
    <w:p w14:paraId="1A7812BE" w14:textId="77777777" w:rsidR="0035406C" w:rsidRDefault="0035406C" w:rsidP="003B02CB">
      <w:pPr>
        <w:widowControl w:val="0"/>
        <w:autoSpaceDE w:val="0"/>
        <w:autoSpaceDN w:val="0"/>
        <w:adjustRightInd w:val="0"/>
        <w:spacing w:after="240" w:line="260" w:lineRule="atLeast"/>
        <w:rPr>
          <w:rFonts w:asciiTheme="majorHAnsi" w:hAnsiTheme="majorHAnsi" w:cs="Times"/>
          <w:color w:val="000000"/>
          <w:lang w:val="en-GB"/>
        </w:rPr>
      </w:pPr>
    </w:p>
    <w:p w14:paraId="7173B962"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F9BCCAC"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1707EE3A"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64AF7C5"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5100C19"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3ACD227"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48070F6A"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51E7290D"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C1EC5DE"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399AFF0"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9FF5F4F"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44F81A5D"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D183241"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44CEAF7"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5DEC93E"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EDB1C40" w14:textId="291804CB" w:rsidR="00FE6CAC" w:rsidRDefault="00FE6CAC">
      <w:pPr>
        <w:rPr>
          <w:rFonts w:asciiTheme="majorHAnsi" w:hAnsiTheme="majorHAnsi" w:cs="Times"/>
          <w:color w:val="000000"/>
          <w:lang w:val="en-GB"/>
        </w:rPr>
      </w:pPr>
      <w:r>
        <w:rPr>
          <w:rFonts w:asciiTheme="majorHAnsi" w:hAnsiTheme="majorHAnsi" w:cs="Times"/>
          <w:color w:val="000000"/>
          <w:lang w:val="en-GB"/>
        </w:rPr>
        <w:br w:type="page"/>
      </w:r>
    </w:p>
    <w:p w14:paraId="48B24D07" w14:textId="7B41DF14" w:rsidR="00FE6CAC" w:rsidRPr="00350CCA" w:rsidRDefault="00FE6CAC" w:rsidP="003B02CB">
      <w:pPr>
        <w:widowControl w:val="0"/>
        <w:autoSpaceDE w:val="0"/>
        <w:autoSpaceDN w:val="0"/>
        <w:adjustRightInd w:val="0"/>
        <w:spacing w:after="240" w:line="260" w:lineRule="atLeast"/>
        <w:rPr>
          <w:rFonts w:asciiTheme="majorHAnsi" w:hAnsiTheme="majorHAnsi" w:cs="Times"/>
          <w:b/>
          <w:color w:val="000000"/>
          <w:lang w:val="fr-CH"/>
        </w:rPr>
      </w:pPr>
      <w:r w:rsidRPr="00350CCA">
        <w:rPr>
          <w:rFonts w:asciiTheme="majorHAnsi" w:hAnsiTheme="majorHAnsi" w:cs="Times"/>
          <w:b/>
          <w:color w:val="000000"/>
          <w:lang w:val="fr-CH"/>
        </w:rPr>
        <w:lastRenderedPageBreak/>
        <w:t>Bibliography</w:t>
      </w:r>
    </w:p>
    <w:p w14:paraId="462E9321" w14:textId="77777777" w:rsidR="00B203B9" w:rsidRPr="00350CCA" w:rsidRDefault="00B203B9">
      <w:pPr>
        <w:rPr>
          <w:rFonts w:asciiTheme="majorHAnsi" w:hAnsiTheme="majorHAnsi"/>
          <w:lang w:val="fr-CH"/>
        </w:rPr>
      </w:pPr>
    </w:p>
    <w:p w14:paraId="0CD833CF" w14:textId="625CA8BB" w:rsidR="00350DA1" w:rsidRPr="00350DA1" w:rsidRDefault="00BA5E2E" w:rsidP="00350DA1">
      <w:pPr>
        <w:widowControl w:val="0"/>
        <w:autoSpaceDE w:val="0"/>
        <w:autoSpaceDN w:val="0"/>
        <w:adjustRightInd w:val="0"/>
        <w:ind w:left="640" w:hanging="640"/>
        <w:rPr>
          <w:rFonts w:ascii="Calibri Light" w:eastAsia="Times New Roman" w:hAnsi="Calibri Light" w:cs="Times New Roman"/>
          <w:noProof/>
        </w:rPr>
      </w:pPr>
      <w:r>
        <w:rPr>
          <w:rFonts w:asciiTheme="majorHAnsi" w:hAnsiTheme="majorHAnsi"/>
        </w:rPr>
        <w:fldChar w:fldCharType="begin" w:fldLock="1"/>
      </w:r>
      <w:r w:rsidRPr="00D0127F">
        <w:rPr>
          <w:rFonts w:asciiTheme="majorHAnsi" w:hAnsiTheme="majorHAnsi"/>
          <w:lang w:val="fr-CH"/>
        </w:rPr>
        <w:instrText xml:space="preserve">ADDIN Mendeley Bibliography CSL_BIBLIOGRAPHY </w:instrText>
      </w:r>
      <w:r>
        <w:rPr>
          <w:rFonts w:asciiTheme="majorHAnsi" w:hAnsiTheme="majorHAnsi"/>
        </w:rPr>
        <w:fldChar w:fldCharType="separate"/>
      </w:r>
      <w:r w:rsidR="00350DA1" w:rsidRPr="00D0127F">
        <w:rPr>
          <w:rFonts w:ascii="Calibri Light" w:eastAsia="Times New Roman" w:hAnsi="Calibri Light" w:cs="Times New Roman"/>
          <w:noProof/>
          <w:lang w:val="fr-CH"/>
        </w:rPr>
        <w:t>1.</w:t>
      </w:r>
      <w:r w:rsidR="00350DA1" w:rsidRPr="00D0127F">
        <w:rPr>
          <w:rFonts w:ascii="Calibri Light" w:eastAsia="Times New Roman" w:hAnsi="Calibri Light" w:cs="Times New Roman"/>
          <w:noProof/>
          <w:lang w:val="fr-CH"/>
        </w:rPr>
        <w:tab/>
        <w:t xml:space="preserve">Sigismund, S. </w:t>
      </w:r>
      <w:r w:rsidR="00350DA1" w:rsidRPr="00D0127F">
        <w:rPr>
          <w:rFonts w:ascii="Calibri Light" w:eastAsia="Times New Roman" w:hAnsi="Calibri Light" w:cs="Times New Roman"/>
          <w:i/>
          <w:iCs/>
          <w:noProof/>
          <w:lang w:val="fr-CH"/>
        </w:rPr>
        <w:t>et al.</w:t>
      </w:r>
      <w:r w:rsidR="00350DA1" w:rsidRPr="00D0127F">
        <w:rPr>
          <w:rFonts w:ascii="Calibri Light" w:eastAsia="Times New Roman" w:hAnsi="Calibri Light" w:cs="Times New Roman"/>
          <w:noProof/>
          <w:lang w:val="fr-CH"/>
        </w:rPr>
        <w:t xml:space="preserve"> </w:t>
      </w:r>
      <w:r w:rsidR="00350DA1" w:rsidRPr="00350DA1">
        <w:rPr>
          <w:rFonts w:ascii="Calibri Light" w:eastAsia="Times New Roman" w:hAnsi="Calibri Light" w:cs="Times New Roman"/>
          <w:noProof/>
        </w:rPr>
        <w:t xml:space="preserve">Endocytosis and Signaling: Cell Logistics Shape the Eukaryotic Cell Plan. </w:t>
      </w:r>
      <w:r w:rsidR="00350DA1" w:rsidRPr="00350DA1">
        <w:rPr>
          <w:rFonts w:ascii="Calibri Light" w:eastAsia="Times New Roman" w:hAnsi="Calibri Light" w:cs="Times New Roman"/>
          <w:i/>
          <w:iCs/>
          <w:noProof/>
        </w:rPr>
        <w:t>Physiol. Rev.</w:t>
      </w:r>
      <w:r w:rsidR="00350DA1" w:rsidRPr="00350DA1">
        <w:rPr>
          <w:rFonts w:ascii="Calibri Light" w:eastAsia="Times New Roman" w:hAnsi="Calibri Light" w:cs="Times New Roman"/>
          <w:noProof/>
        </w:rPr>
        <w:t xml:space="preserve"> </w:t>
      </w:r>
      <w:r w:rsidR="00350DA1" w:rsidRPr="00350DA1">
        <w:rPr>
          <w:rFonts w:ascii="Calibri Light" w:eastAsia="Times New Roman" w:hAnsi="Calibri Light" w:cs="Times New Roman"/>
          <w:b/>
          <w:bCs/>
          <w:noProof/>
        </w:rPr>
        <w:t>92,</w:t>
      </w:r>
      <w:r w:rsidR="00350DA1" w:rsidRPr="00350DA1">
        <w:rPr>
          <w:rFonts w:ascii="Calibri Light" w:eastAsia="Times New Roman" w:hAnsi="Calibri Light" w:cs="Times New Roman"/>
          <w:noProof/>
        </w:rPr>
        <w:t xml:space="preserve"> (2012).</w:t>
      </w:r>
    </w:p>
    <w:p w14:paraId="5D483DA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w:t>
      </w:r>
      <w:r w:rsidRPr="00350DA1">
        <w:rPr>
          <w:rFonts w:ascii="Calibri Light" w:eastAsia="Times New Roman" w:hAnsi="Calibri Light" w:cs="Times New Roman"/>
          <w:noProof/>
        </w:rPr>
        <w:tab/>
        <w:t xml:space="preserve">Goldstein, J. L. &amp; Brown, M. S. Familial hypercholesterolemia: identification of a defect in the regulation of 3-hydroxy-3-methylglutaryl coenzyme A reductase activity associated with overproduction of cholesterol.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70,</w:t>
      </w:r>
      <w:r w:rsidRPr="00350DA1">
        <w:rPr>
          <w:rFonts w:ascii="Calibri Light" w:eastAsia="Times New Roman" w:hAnsi="Calibri Light" w:cs="Times New Roman"/>
          <w:noProof/>
        </w:rPr>
        <w:t xml:space="preserve"> 2804–8 (1973).</w:t>
      </w:r>
    </w:p>
    <w:p w14:paraId="37720503" w14:textId="77777777" w:rsidR="00350DA1" w:rsidRPr="00D0127F"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w:t>
      </w:r>
      <w:r w:rsidRPr="00350DA1">
        <w:rPr>
          <w:rFonts w:ascii="Calibri Light" w:eastAsia="Times New Roman" w:hAnsi="Calibri Light" w:cs="Times New Roman"/>
          <w:noProof/>
        </w:rPr>
        <w:tab/>
        <w:t xml:space="preserve">Anderson, R. G., Goldstein, J. L. &amp; Brown, M. S. Localization of low density lipoprotein receptors on plasma membrane of normal human fibroblasts and their absence in cells from a familial hypercholesterolemia homozygote. </w:t>
      </w:r>
      <w:r w:rsidRPr="00D0127F">
        <w:rPr>
          <w:rFonts w:ascii="Calibri Light" w:eastAsia="Times New Roman" w:hAnsi="Calibri Light" w:cs="Times New Roman"/>
          <w:i/>
          <w:iCs/>
          <w:noProof/>
        </w:rPr>
        <w:t>Proc. Natl. Acad. Sci. U. S. A.</w:t>
      </w:r>
      <w:r w:rsidRPr="00D0127F">
        <w:rPr>
          <w:rFonts w:ascii="Calibri Light" w:eastAsia="Times New Roman" w:hAnsi="Calibri Light" w:cs="Times New Roman"/>
          <w:noProof/>
        </w:rPr>
        <w:t xml:space="preserve"> </w:t>
      </w:r>
      <w:r w:rsidRPr="00D0127F">
        <w:rPr>
          <w:rFonts w:ascii="Calibri Light" w:eastAsia="Times New Roman" w:hAnsi="Calibri Light" w:cs="Times New Roman"/>
          <w:b/>
          <w:bCs/>
          <w:noProof/>
        </w:rPr>
        <w:t>73,</w:t>
      </w:r>
      <w:r w:rsidRPr="00D0127F">
        <w:rPr>
          <w:rFonts w:ascii="Calibri Light" w:eastAsia="Times New Roman" w:hAnsi="Calibri Light" w:cs="Times New Roman"/>
          <w:noProof/>
        </w:rPr>
        <w:t xml:space="preserve"> 2434–8 (1976).</w:t>
      </w:r>
    </w:p>
    <w:p w14:paraId="2C3719A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D0127F">
        <w:rPr>
          <w:rFonts w:ascii="Calibri Light" w:eastAsia="Times New Roman" w:hAnsi="Calibri Light" w:cs="Times New Roman"/>
          <w:noProof/>
        </w:rPr>
        <w:t>4.</w:t>
      </w:r>
      <w:r w:rsidRPr="00D0127F">
        <w:rPr>
          <w:rFonts w:ascii="Calibri Light" w:eastAsia="Times New Roman" w:hAnsi="Calibri Light" w:cs="Times New Roman"/>
          <w:noProof/>
        </w:rPr>
        <w:tab/>
        <w:t xml:space="preserve">Fan, J. Y. </w:t>
      </w:r>
      <w:r w:rsidRPr="00D0127F">
        <w:rPr>
          <w:rFonts w:ascii="Calibri Light" w:eastAsia="Times New Roman" w:hAnsi="Calibri Light" w:cs="Times New Roman"/>
          <w:i/>
          <w:iCs/>
          <w:noProof/>
        </w:rPr>
        <w:t>et al.</w:t>
      </w:r>
      <w:r w:rsidRPr="00D0127F">
        <w:rPr>
          <w:rFonts w:ascii="Calibri Light" w:eastAsia="Times New Roman" w:hAnsi="Calibri Light" w:cs="Times New Roman"/>
          <w:noProof/>
        </w:rPr>
        <w:t xml:space="preserve"> </w:t>
      </w:r>
      <w:r w:rsidRPr="00350DA1">
        <w:rPr>
          <w:rFonts w:ascii="Calibri Light" w:eastAsia="Times New Roman" w:hAnsi="Calibri Light" w:cs="Times New Roman"/>
          <w:noProof/>
        </w:rPr>
        <w:t xml:space="preserve">Receptor-mediated endocytosis of insulin: role of microvilli, coated pits, and coated vesicles.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79,</w:t>
      </w:r>
      <w:r w:rsidRPr="00350DA1">
        <w:rPr>
          <w:rFonts w:ascii="Calibri Light" w:eastAsia="Times New Roman" w:hAnsi="Calibri Light" w:cs="Times New Roman"/>
          <w:noProof/>
        </w:rPr>
        <w:t xml:space="preserve"> 7788–91 (1982).</w:t>
      </w:r>
    </w:p>
    <w:p w14:paraId="58E02C8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w:t>
      </w:r>
      <w:r w:rsidRPr="00350DA1">
        <w:rPr>
          <w:rFonts w:ascii="Calibri Light" w:eastAsia="Times New Roman" w:hAnsi="Calibri Light" w:cs="Times New Roman"/>
          <w:noProof/>
        </w:rPr>
        <w:tab/>
        <w:t xml:space="preserve">Maxfield, F. R. Role of Endosomes and Lysosomes in Human Disease. </w:t>
      </w:r>
      <w:r w:rsidRPr="00350DA1">
        <w:rPr>
          <w:rFonts w:ascii="Calibri Light" w:eastAsia="Times New Roman" w:hAnsi="Calibri Light" w:cs="Times New Roman"/>
          <w:i/>
          <w:iCs/>
          <w:noProof/>
        </w:rPr>
        <w:t>Cold Spring Harb. Perspect.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w:t>
      </w:r>
      <w:r w:rsidRPr="00350DA1">
        <w:rPr>
          <w:rFonts w:ascii="Calibri Light" w:eastAsia="Times New Roman" w:hAnsi="Calibri Light" w:cs="Times New Roman"/>
          <w:noProof/>
        </w:rPr>
        <w:t xml:space="preserve"> a016931–a016931 (2014).</w:t>
      </w:r>
    </w:p>
    <w:p w14:paraId="2B182EF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w:t>
      </w:r>
      <w:r w:rsidRPr="00350DA1">
        <w:rPr>
          <w:rFonts w:ascii="Calibri Light" w:eastAsia="Times New Roman" w:hAnsi="Calibri Light" w:cs="Times New Roman"/>
          <w:noProof/>
        </w:rPr>
        <w:tab/>
        <w:t xml:space="preserve">Mosesson, Y., Mills, G. B. &amp; Yarden, Y. Derailed endocytosis: an emerging feature of cancer. </w:t>
      </w:r>
      <w:r w:rsidRPr="00350DA1">
        <w:rPr>
          <w:rFonts w:ascii="Calibri Light" w:eastAsia="Times New Roman" w:hAnsi="Calibri Light" w:cs="Times New Roman"/>
          <w:i/>
          <w:iCs/>
          <w:noProof/>
        </w:rPr>
        <w:t>Nat. Rev. Cancer</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w:t>
      </w:r>
      <w:r w:rsidRPr="00350DA1">
        <w:rPr>
          <w:rFonts w:ascii="Calibri Light" w:eastAsia="Times New Roman" w:hAnsi="Calibri Light" w:cs="Times New Roman"/>
          <w:noProof/>
        </w:rPr>
        <w:t xml:space="preserve"> 835–850 (2008).</w:t>
      </w:r>
    </w:p>
    <w:p w14:paraId="59CEE5B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w:t>
      </w:r>
      <w:r w:rsidRPr="00350DA1">
        <w:rPr>
          <w:rFonts w:ascii="Calibri Light" w:eastAsia="Times New Roman" w:hAnsi="Calibri Light" w:cs="Times New Roman"/>
          <w:noProof/>
        </w:rPr>
        <w:tab/>
        <w:t xml:space="preserve">Mercer, J., Schelhaas, M. &amp; Helenius, A. Virus Entry by Endocytosis. </w:t>
      </w:r>
      <w:r w:rsidRPr="00350DA1">
        <w:rPr>
          <w:rFonts w:ascii="Calibri Light" w:eastAsia="Times New Roman" w:hAnsi="Calibri Light" w:cs="Times New Roman"/>
          <w:i/>
          <w:iCs/>
          <w:noProof/>
        </w:rPr>
        <w:t>Annu. Rev. Biochem.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79,</w:t>
      </w:r>
      <w:r w:rsidRPr="00350DA1">
        <w:rPr>
          <w:rFonts w:ascii="Calibri Light" w:eastAsia="Times New Roman" w:hAnsi="Calibri Light" w:cs="Times New Roman"/>
          <w:noProof/>
        </w:rPr>
        <w:t xml:space="preserve"> 803–833 (2010).</w:t>
      </w:r>
    </w:p>
    <w:p w14:paraId="714E8B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w:t>
      </w:r>
      <w:r w:rsidRPr="00350DA1">
        <w:rPr>
          <w:rFonts w:ascii="Calibri Light" w:eastAsia="Times New Roman" w:hAnsi="Calibri Light" w:cs="Times New Roman"/>
          <w:noProof/>
        </w:rPr>
        <w:tab/>
        <w:t xml:space="preserve">McMahon, H. T. &amp; Mills, I. G. COP and clathrin-coated vesicle budding: different pathways, common approaches. </w:t>
      </w:r>
      <w:r w:rsidRPr="00350DA1">
        <w:rPr>
          <w:rFonts w:ascii="Calibri Light" w:eastAsia="Times New Roman" w:hAnsi="Calibri Light" w:cs="Times New Roman"/>
          <w:i/>
          <w:iCs/>
          <w:noProof/>
        </w:rPr>
        <w:t>Curr. Opin.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16,</w:t>
      </w:r>
      <w:r w:rsidRPr="00350DA1">
        <w:rPr>
          <w:rFonts w:ascii="Calibri Light" w:eastAsia="Times New Roman" w:hAnsi="Calibri Light" w:cs="Times New Roman"/>
          <w:noProof/>
        </w:rPr>
        <w:t xml:space="preserve"> 379–391 (2004).</w:t>
      </w:r>
    </w:p>
    <w:p w14:paraId="6D5C8CA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w:t>
      </w:r>
      <w:r w:rsidRPr="00350DA1">
        <w:rPr>
          <w:rFonts w:ascii="Calibri Light" w:eastAsia="Times New Roman" w:hAnsi="Calibri Light" w:cs="Times New Roman"/>
          <w:noProof/>
        </w:rPr>
        <w:tab/>
        <w:t xml:space="preserve">Traub, L. M. Common principles in clathrin-mediated sorting at the Golgi and the plasma membrane. </w:t>
      </w:r>
      <w:r w:rsidRPr="00350DA1">
        <w:rPr>
          <w:rFonts w:ascii="Calibri Light" w:eastAsia="Times New Roman" w:hAnsi="Calibri Light" w:cs="Times New Roman"/>
          <w:i/>
          <w:iCs/>
          <w:noProof/>
        </w:rPr>
        <w:t>Biochim. Biophys. Acta - Mol. Cell Res.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1744,</w:t>
      </w:r>
      <w:r w:rsidRPr="00350DA1">
        <w:rPr>
          <w:rFonts w:ascii="Calibri Light" w:eastAsia="Times New Roman" w:hAnsi="Calibri Light" w:cs="Times New Roman"/>
          <w:noProof/>
        </w:rPr>
        <w:t xml:space="preserve"> 415–437 (2005).</w:t>
      </w:r>
    </w:p>
    <w:p w14:paraId="128D8BC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w:t>
      </w:r>
      <w:r w:rsidRPr="00350DA1">
        <w:rPr>
          <w:rFonts w:ascii="Calibri Light" w:eastAsia="Times New Roman" w:hAnsi="Calibri Light" w:cs="Times New Roman"/>
          <w:noProof/>
        </w:rPr>
        <w:tab/>
        <w:t xml:space="preserve">Hemmaplardh, D. &amp; Morgan, E. H. Transferrin uptake and release by reticulocytes treated with proteolytic enzymes and neuraminidase. </w:t>
      </w:r>
      <w:r w:rsidRPr="00350DA1">
        <w:rPr>
          <w:rFonts w:ascii="Calibri Light" w:eastAsia="Times New Roman" w:hAnsi="Calibri Light" w:cs="Times New Roman"/>
          <w:i/>
          <w:iCs/>
          <w:noProof/>
        </w:rPr>
        <w:t>Biochim. Biophys. Acta - Biomembr.</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426,</w:t>
      </w:r>
      <w:r w:rsidRPr="00350DA1">
        <w:rPr>
          <w:rFonts w:ascii="Calibri Light" w:eastAsia="Times New Roman" w:hAnsi="Calibri Light" w:cs="Times New Roman"/>
          <w:noProof/>
        </w:rPr>
        <w:t xml:space="preserve"> 385–398 (1976).</w:t>
      </w:r>
    </w:p>
    <w:p w14:paraId="5B37734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11.</w:t>
      </w:r>
      <w:r w:rsidRPr="00350DA1">
        <w:rPr>
          <w:rFonts w:ascii="Calibri Light" w:eastAsia="Times New Roman" w:hAnsi="Calibri Light" w:cs="Times New Roman"/>
          <w:noProof/>
        </w:rPr>
        <w:tab/>
        <w:t xml:space="preserve">Karin, M. &amp; Mintz, B. Receptor-mediated endocytosis of transferrin in developmentally totipotent mouse teratocarcinoma stem cells.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256,</w:t>
      </w:r>
      <w:r w:rsidRPr="00350DA1">
        <w:rPr>
          <w:rFonts w:ascii="Calibri Light" w:eastAsia="Times New Roman" w:hAnsi="Calibri Light" w:cs="Times New Roman"/>
          <w:noProof/>
        </w:rPr>
        <w:t xml:space="preserve"> 3245–52 (1981).</w:t>
      </w:r>
    </w:p>
    <w:p w14:paraId="794D866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12.</w:t>
      </w:r>
      <w:r w:rsidRPr="00350DA1">
        <w:rPr>
          <w:rFonts w:ascii="Calibri Light" w:eastAsia="Times New Roman" w:hAnsi="Calibri Light" w:cs="Times New Roman"/>
          <w:noProof/>
        </w:rPr>
        <w:tab/>
        <w:t xml:space="preserve">Riezman, H. Endocytosis in Yeast: Several of the Yeast Secretory Mutants Are Defective in Endocytosis.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40,</w:t>
      </w:r>
      <w:r w:rsidRPr="00350DA1">
        <w:rPr>
          <w:rFonts w:ascii="Calibri Light" w:eastAsia="Times New Roman" w:hAnsi="Calibri Light" w:cs="Times New Roman"/>
          <w:noProof/>
        </w:rPr>
        <w:t xml:space="preserve"> 1001–1009 (1985).</w:t>
      </w:r>
    </w:p>
    <w:p w14:paraId="2E2974E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13.</w:t>
      </w:r>
      <w:r w:rsidRPr="00350DA1">
        <w:rPr>
          <w:rFonts w:ascii="Calibri Light" w:eastAsia="Times New Roman" w:hAnsi="Calibri Light" w:cs="Times New Roman"/>
          <w:noProof/>
        </w:rPr>
        <w:tab/>
        <w:t xml:space="preserve">Payne, G. Clathrin, adaptors and disease: Insights from the yeast Saccharomyces cerevisiae. </w:t>
      </w:r>
      <w:r w:rsidRPr="00350DA1">
        <w:rPr>
          <w:rFonts w:ascii="Calibri Light" w:eastAsia="Times New Roman" w:hAnsi="Calibri Light" w:cs="Times New Roman"/>
          <w:i/>
          <w:iCs/>
          <w:noProof/>
        </w:rPr>
        <w:t>Front. Biosci.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18,</w:t>
      </w:r>
      <w:r w:rsidRPr="00350DA1">
        <w:rPr>
          <w:rFonts w:ascii="Calibri Light" w:eastAsia="Times New Roman" w:hAnsi="Calibri Light" w:cs="Times New Roman"/>
          <w:noProof/>
        </w:rPr>
        <w:t xml:space="preserve"> 862 (2013).</w:t>
      </w:r>
    </w:p>
    <w:p w14:paraId="0775D1C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14.</w:t>
      </w:r>
      <w:r w:rsidRPr="00350DA1">
        <w:rPr>
          <w:rFonts w:ascii="Calibri Light" w:eastAsia="Times New Roman" w:hAnsi="Calibri Light" w:cs="Times New Roman"/>
          <w:noProof/>
        </w:rPr>
        <w:tab/>
        <w:t xml:space="preserve">Boettner, D. R., Chi, R. J. &amp; Lemmon, S. K. Lessons from yeast for clathrin-mediated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w:t>
      </w:r>
      <w:r w:rsidRPr="00350DA1">
        <w:rPr>
          <w:rFonts w:ascii="Calibri Light" w:eastAsia="Times New Roman" w:hAnsi="Calibri Light" w:cs="Times New Roman"/>
          <w:noProof/>
        </w:rPr>
        <w:t xml:space="preserve"> 2–10 (2012).</w:t>
      </w:r>
    </w:p>
    <w:p w14:paraId="4DFC8F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15.</w:t>
      </w:r>
      <w:r w:rsidRPr="00350DA1">
        <w:rPr>
          <w:rFonts w:ascii="Calibri Light" w:eastAsia="Times New Roman" w:hAnsi="Calibri Light" w:cs="Times New Roman"/>
          <w:noProof/>
        </w:rPr>
        <w:tab/>
        <w:t xml:space="preserve">Bitsikas, V., Corrêa, I. R. &amp; Nichols, B. J. Clathrin-independent pathways do not contribute significantly to endocytic flux.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e03970 (2014).</w:t>
      </w:r>
    </w:p>
    <w:p w14:paraId="6D25E8F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16.</w:t>
      </w:r>
      <w:r w:rsidRPr="00350DA1">
        <w:rPr>
          <w:rFonts w:ascii="Calibri Light" w:eastAsia="Times New Roman" w:hAnsi="Calibri Light" w:cs="Times New Roman"/>
          <w:noProof/>
        </w:rPr>
        <w:tab/>
        <w:t xml:space="preserve">ROTH, T. F. &amp; PORTER, K. R. YOLK PROTEIN UPTAKE IN THE OOCYTE OF THE MOSQUITO AEDES AEGYPTI. L.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20,</w:t>
      </w:r>
      <w:r w:rsidRPr="00350DA1">
        <w:rPr>
          <w:rFonts w:ascii="Calibri Light" w:eastAsia="Times New Roman" w:hAnsi="Calibri Light" w:cs="Times New Roman"/>
          <w:noProof/>
        </w:rPr>
        <w:t xml:space="preserve"> 313–32 (1964).</w:t>
      </w:r>
    </w:p>
    <w:p w14:paraId="626733B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17.</w:t>
      </w:r>
      <w:r w:rsidRPr="00350DA1">
        <w:rPr>
          <w:rFonts w:ascii="Calibri Light" w:eastAsia="Times New Roman" w:hAnsi="Calibri Light" w:cs="Times New Roman"/>
          <w:noProof/>
        </w:rPr>
        <w:tab/>
        <w:t xml:space="preserve">Pearse, B. M. Clathrin: a unique protein associated with intracellular transfer of membrane by coated vesicles.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73,</w:t>
      </w:r>
      <w:r w:rsidRPr="00350DA1">
        <w:rPr>
          <w:rFonts w:ascii="Calibri Light" w:eastAsia="Times New Roman" w:hAnsi="Calibri Light" w:cs="Times New Roman"/>
          <w:noProof/>
        </w:rPr>
        <w:t xml:space="preserve"> 1255–1259 (1976).</w:t>
      </w:r>
    </w:p>
    <w:p w14:paraId="2C386B4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18.</w:t>
      </w:r>
      <w:r w:rsidRPr="00350DA1">
        <w:rPr>
          <w:rFonts w:ascii="Calibri Light" w:eastAsia="Times New Roman" w:hAnsi="Calibri Light" w:cs="Times New Roman"/>
          <w:noProof/>
        </w:rPr>
        <w:tab/>
        <w:t xml:space="preserve">Ungewickell, E. &amp; Branton, D. Assembly units of clathrin coats.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289,</w:t>
      </w:r>
      <w:r w:rsidRPr="00350DA1">
        <w:rPr>
          <w:rFonts w:ascii="Calibri Light" w:eastAsia="Times New Roman" w:hAnsi="Calibri Light" w:cs="Times New Roman"/>
          <w:noProof/>
        </w:rPr>
        <w:t xml:space="preserve"> 420–422 (1981).</w:t>
      </w:r>
    </w:p>
    <w:p w14:paraId="0B7803D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19.</w:t>
      </w:r>
      <w:r w:rsidRPr="00350DA1">
        <w:rPr>
          <w:rFonts w:ascii="Calibri Light" w:eastAsia="Times New Roman" w:hAnsi="Calibri Light" w:cs="Times New Roman"/>
          <w:noProof/>
        </w:rPr>
        <w:tab/>
        <w:t xml:space="preserve">Heuser, J. E. &amp; Reese, T. S. Evidence for recycling of synaptic vesicle membrane during transmitter release at the frog neuromuscular junction.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57,</w:t>
      </w:r>
      <w:r w:rsidRPr="00350DA1">
        <w:rPr>
          <w:rFonts w:ascii="Calibri Light" w:eastAsia="Times New Roman" w:hAnsi="Calibri Light" w:cs="Times New Roman"/>
          <w:noProof/>
        </w:rPr>
        <w:t xml:space="preserve"> 315–44 (1973).</w:t>
      </w:r>
    </w:p>
    <w:p w14:paraId="16383DC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20.</w:t>
      </w:r>
      <w:r w:rsidRPr="00350DA1">
        <w:rPr>
          <w:rFonts w:ascii="Calibri Light" w:eastAsia="Times New Roman" w:hAnsi="Calibri Light" w:cs="Times New Roman"/>
          <w:noProof/>
        </w:rPr>
        <w:tab/>
        <w:t xml:space="preserve">Friend, D. S. &amp; Farquhar, M. G. Functions of coated vesicles during protein absorption in the rat vas deferens.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w:t>
      </w:r>
      <w:r w:rsidRPr="00350DA1">
        <w:rPr>
          <w:rFonts w:ascii="Calibri Light" w:eastAsia="Times New Roman" w:hAnsi="Calibri Light" w:cs="Times New Roman"/>
          <w:noProof/>
        </w:rPr>
        <w:t xml:space="preserve"> 357–76 (1967).</w:t>
      </w:r>
    </w:p>
    <w:p w14:paraId="06A6B9A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21.</w:t>
      </w:r>
      <w:r w:rsidRPr="00350DA1">
        <w:rPr>
          <w:rFonts w:ascii="Calibri Light" w:eastAsia="Times New Roman" w:hAnsi="Calibri Light" w:cs="Times New Roman"/>
          <w:noProof/>
        </w:rPr>
        <w:tab/>
        <w:t xml:space="preserve">Kanaseki, T. &amp; Kadota, K. The ‘vesicle in a basket’. A morphological study of the coated vesicle isolated from the nerve endings of the guinea pig brain, with special reference to the </w:t>
      </w:r>
      <w:r w:rsidRPr="00350DA1">
        <w:rPr>
          <w:rFonts w:ascii="Calibri Light" w:eastAsia="Times New Roman" w:hAnsi="Calibri Light" w:cs="Times New Roman"/>
          <w:noProof/>
        </w:rPr>
        <w:lastRenderedPageBreak/>
        <w:t xml:space="preserve">mechanism of membrane movements.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42,</w:t>
      </w:r>
      <w:r w:rsidRPr="00350DA1">
        <w:rPr>
          <w:rFonts w:ascii="Calibri Light" w:eastAsia="Times New Roman" w:hAnsi="Calibri Light" w:cs="Times New Roman"/>
          <w:noProof/>
        </w:rPr>
        <w:t xml:space="preserve"> 202–20 (1969).</w:t>
      </w:r>
    </w:p>
    <w:p w14:paraId="452C5A7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22.</w:t>
      </w:r>
      <w:r w:rsidRPr="00350DA1">
        <w:rPr>
          <w:rFonts w:ascii="Calibri Light" w:eastAsia="Times New Roman" w:hAnsi="Calibri Light" w:cs="Times New Roman"/>
          <w:noProof/>
        </w:rPr>
        <w:tab/>
        <w:t xml:space="preserve">Grant, B. &amp; Hirsh, D. Receptor-mediated endocytosis in the Caenorhabditis elegans oocyte.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4311–26 (1999).</w:t>
      </w:r>
    </w:p>
    <w:p w14:paraId="519830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23.</w:t>
      </w:r>
      <w:r w:rsidRPr="00350DA1">
        <w:rPr>
          <w:rFonts w:ascii="Calibri Light" w:eastAsia="Times New Roman" w:hAnsi="Calibri Light" w:cs="Times New Roman"/>
          <w:noProof/>
        </w:rPr>
        <w:tab/>
        <w:t xml:space="preserve">Bazinet, C., Katzen, A. L., Morgan, M., Mahowald, A. P. &amp; Lemmon, S. K. The Drosophila clathrin heavy chain gene: clathrin function is essential in a multicellular organism. </w:t>
      </w:r>
      <w:r w:rsidRPr="00350DA1">
        <w:rPr>
          <w:rFonts w:ascii="Calibri Light" w:eastAsia="Times New Roman" w:hAnsi="Calibri Light" w:cs="Times New Roman"/>
          <w:i/>
          <w:iCs/>
          <w:noProof/>
        </w:rPr>
        <w:t>Genetics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134,</w:t>
      </w:r>
      <w:r w:rsidRPr="00350DA1">
        <w:rPr>
          <w:rFonts w:ascii="Calibri Light" w:eastAsia="Times New Roman" w:hAnsi="Calibri Light" w:cs="Times New Roman"/>
          <w:noProof/>
        </w:rPr>
        <w:t xml:space="preserve"> 1119–34 (1993).</w:t>
      </w:r>
    </w:p>
    <w:p w14:paraId="5690FAD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24.</w:t>
      </w:r>
      <w:r w:rsidRPr="00350DA1">
        <w:rPr>
          <w:rFonts w:ascii="Calibri Light" w:eastAsia="Times New Roman" w:hAnsi="Calibri Light" w:cs="Times New Roman"/>
          <w:noProof/>
        </w:rPr>
        <w:tab/>
        <w:t xml:space="preserve">Huang, F., Khvorova, A., Marshall, W. &amp; Sorkin, A. Analysis of Clathrin-mediated Endocytosis of Epidermal Growth Factor Receptor by RNA Interference.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279,</w:t>
      </w:r>
      <w:r w:rsidRPr="00350DA1">
        <w:rPr>
          <w:rFonts w:ascii="Calibri Light" w:eastAsia="Times New Roman" w:hAnsi="Calibri Light" w:cs="Times New Roman"/>
          <w:noProof/>
        </w:rPr>
        <w:t xml:space="preserve"> 16657–16661 (2004).</w:t>
      </w:r>
    </w:p>
    <w:p w14:paraId="12F43D0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25.</w:t>
      </w:r>
      <w:r w:rsidRPr="00350DA1">
        <w:rPr>
          <w:rFonts w:ascii="Calibri Light" w:eastAsia="Times New Roman" w:hAnsi="Calibri Light" w:cs="Times New Roman"/>
          <w:noProof/>
        </w:rPr>
        <w:tab/>
        <w:t xml:space="preserve">Payne, G. S. &amp; Schekman, R. A test of clathrin function in protein secretion and cell growth.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230,</w:t>
      </w:r>
      <w:r w:rsidRPr="00350DA1">
        <w:rPr>
          <w:rFonts w:ascii="Calibri Light" w:eastAsia="Times New Roman" w:hAnsi="Calibri Light" w:cs="Times New Roman"/>
          <w:noProof/>
        </w:rPr>
        <w:t xml:space="preserve"> 1009–14 (1985).</w:t>
      </w:r>
    </w:p>
    <w:p w14:paraId="3ED652D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26.</w:t>
      </w:r>
      <w:r w:rsidRPr="00350DA1">
        <w:rPr>
          <w:rFonts w:ascii="Calibri Light" w:eastAsia="Times New Roman" w:hAnsi="Calibri Light" w:cs="Times New Roman"/>
          <w:noProof/>
        </w:rPr>
        <w:tab/>
        <w:t xml:space="preserve">Kaksonen, M., Toret, C. P. &amp; Drubin, D. G. A Modular Design for the Clathrin- and Actin-Mediated Endocytosis Machinery.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123,</w:t>
      </w:r>
      <w:r w:rsidRPr="00350DA1">
        <w:rPr>
          <w:rFonts w:ascii="Calibri Light" w:eastAsia="Times New Roman" w:hAnsi="Calibri Light" w:cs="Times New Roman"/>
          <w:noProof/>
        </w:rPr>
        <w:t xml:space="preserve"> 305–320 (2005).</w:t>
      </w:r>
    </w:p>
    <w:p w14:paraId="3F33FFE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27.</w:t>
      </w:r>
      <w:r w:rsidRPr="00350DA1">
        <w:rPr>
          <w:rFonts w:ascii="Calibri Light" w:eastAsia="Times New Roman" w:hAnsi="Calibri Light" w:cs="Times New Roman"/>
          <w:noProof/>
        </w:rPr>
        <w:tab/>
        <w:t xml:space="preserve">Kukulski, W., Picco, A., Specht, T., Briggs, J. A. &amp; Kaksonen, M. Clathrin modulates vesicle scission, but not invagination shape, in yeast endocytosis.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w:t>
      </w:r>
      <w:r w:rsidRPr="00350DA1">
        <w:rPr>
          <w:rFonts w:ascii="Calibri Light" w:eastAsia="Times New Roman" w:hAnsi="Calibri Light" w:cs="Times New Roman"/>
          <w:noProof/>
        </w:rPr>
        <w:t xml:space="preserve"> (2016).</w:t>
      </w:r>
    </w:p>
    <w:p w14:paraId="48EC406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28.</w:t>
      </w:r>
      <w:r w:rsidRPr="00350DA1">
        <w:rPr>
          <w:rFonts w:ascii="Calibri Light" w:eastAsia="Times New Roman" w:hAnsi="Calibri Light" w:cs="Times New Roman"/>
          <w:noProof/>
        </w:rPr>
        <w:tab/>
        <w:t xml:space="preserve">Weinberg, J. &amp; Drubin, D. G. Clathrin-mediated endocytosis in budding yeast. </w:t>
      </w:r>
      <w:r w:rsidRPr="00350DA1">
        <w:rPr>
          <w:rFonts w:ascii="Calibri Light" w:eastAsia="Times New Roman" w:hAnsi="Calibri Light" w:cs="Times New Roman"/>
          <w:i/>
          <w:iCs/>
          <w:noProof/>
        </w:rPr>
        <w:t>Trends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22,</w:t>
      </w:r>
      <w:r w:rsidRPr="00350DA1">
        <w:rPr>
          <w:rFonts w:ascii="Calibri Light" w:eastAsia="Times New Roman" w:hAnsi="Calibri Light" w:cs="Times New Roman"/>
          <w:noProof/>
        </w:rPr>
        <w:t xml:space="preserve"> 1–13 (2012).</w:t>
      </w:r>
    </w:p>
    <w:p w14:paraId="2A700F0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29.</w:t>
      </w:r>
      <w:r w:rsidRPr="00350DA1">
        <w:rPr>
          <w:rFonts w:ascii="Calibri Light" w:eastAsia="Times New Roman" w:hAnsi="Calibri Light" w:cs="Times New Roman"/>
          <w:noProof/>
        </w:rPr>
        <w:tab/>
        <w:t xml:space="preserve">Kübler, E., Riezman, H., Riezman, H. &amp; Riezman, H. Actin and fimbrin are required for the internalization step of endocytosis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w:t>
      </w:r>
      <w:r w:rsidRPr="00350DA1">
        <w:rPr>
          <w:rFonts w:ascii="Calibri Light" w:eastAsia="Times New Roman" w:hAnsi="Calibri Light" w:cs="Times New Roman"/>
          <w:noProof/>
        </w:rPr>
        <w:t xml:space="preserve"> 2855–62 (1993).</w:t>
      </w:r>
    </w:p>
    <w:p w14:paraId="27FC73C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30.</w:t>
      </w:r>
      <w:r w:rsidRPr="00350DA1">
        <w:rPr>
          <w:rFonts w:ascii="Calibri Light" w:eastAsia="Times New Roman" w:hAnsi="Calibri Light" w:cs="Times New Roman"/>
          <w:noProof/>
        </w:rPr>
        <w:tab/>
        <w:t xml:space="preserve">Kukulski, W., Schorb, M., Kaksonen, M. &amp; Briggs, J. A. G. Plasma Membrane Reshaping during Endocytosis Is Revealed by Time-Resolved Electron Tomography.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150,</w:t>
      </w:r>
      <w:r w:rsidRPr="00350DA1">
        <w:rPr>
          <w:rFonts w:ascii="Calibri Light" w:eastAsia="Times New Roman" w:hAnsi="Calibri Light" w:cs="Times New Roman"/>
          <w:noProof/>
        </w:rPr>
        <w:t xml:space="preserve"> 508–520 (2012).</w:t>
      </w:r>
    </w:p>
    <w:p w14:paraId="1AF3628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31.</w:t>
      </w:r>
      <w:r w:rsidRPr="00350DA1">
        <w:rPr>
          <w:rFonts w:ascii="Calibri Light" w:eastAsia="Times New Roman" w:hAnsi="Calibri Light" w:cs="Times New Roman"/>
          <w:noProof/>
        </w:rPr>
        <w:tab/>
        <w:t xml:space="preserve">Raths, S., Rohrer, J., Crausaz, F. &amp; Riezman, H. end3 and end4: two mutants defective in receptor-mediated and fluid- phase endocytosis in Saccharomyces cerevisiae.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120,</w:t>
      </w:r>
      <w:r w:rsidRPr="00350DA1">
        <w:rPr>
          <w:rFonts w:ascii="Calibri Light" w:eastAsia="Times New Roman" w:hAnsi="Calibri Light" w:cs="Times New Roman"/>
          <w:noProof/>
        </w:rPr>
        <w:t xml:space="preserve"> 55–65 (1993).</w:t>
      </w:r>
    </w:p>
    <w:p w14:paraId="0617B3D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32.</w:t>
      </w:r>
      <w:r w:rsidRPr="00350DA1">
        <w:rPr>
          <w:rFonts w:ascii="Calibri Light" w:eastAsia="Times New Roman" w:hAnsi="Calibri Light" w:cs="Times New Roman"/>
          <w:noProof/>
        </w:rPr>
        <w:tab/>
        <w:t xml:space="preserve">Skruzny,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Molecular basis for coupling the plasma membrane to the actin cytoskeleton during clathrin-mediated endocytosis.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109,</w:t>
      </w:r>
      <w:r w:rsidRPr="00350DA1">
        <w:rPr>
          <w:rFonts w:ascii="Calibri Light" w:eastAsia="Times New Roman" w:hAnsi="Calibri Light" w:cs="Times New Roman"/>
          <w:noProof/>
        </w:rPr>
        <w:t xml:space="preserve"> E2533-42 (2012).</w:t>
      </w:r>
    </w:p>
    <w:p w14:paraId="565A9D3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33.</w:t>
      </w:r>
      <w:r w:rsidRPr="00350DA1">
        <w:rPr>
          <w:rFonts w:ascii="Calibri Light" w:eastAsia="Times New Roman" w:hAnsi="Calibri Light" w:cs="Times New Roman"/>
          <w:noProof/>
        </w:rPr>
        <w:tab/>
        <w:t xml:space="preserve">Basu, R., Munteanu, E. L. &amp; Chang, F. Role of turgor pressure in endocytosis in fission yeast.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w:t>
      </w:r>
      <w:r w:rsidRPr="00350DA1">
        <w:rPr>
          <w:rFonts w:ascii="Calibri Light" w:eastAsia="Times New Roman" w:hAnsi="Calibri Light" w:cs="Times New Roman"/>
          <w:noProof/>
        </w:rPr>
        <w:t xml:space="preserve"> 679–687 (2014).</w:t>
      </w:r>
    </w:p>
    <w:p w14:paraId="6D4F031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34.</w:t>
      </w:r>
      <w:r w:rsidRPr="00350DA1">
        <w:rPr>
          <w:rFonts w:ascii="Calibri Light" w:eastAsia="Times New Roman" w:hAnsi="Calibri Light" w:cs="Times New Roman"/>
          <w:noProof/>
        </w:rPr>
        <w:tab/>
        <w:t xml:space="preserve">Picco, A., Mund, M., Ries, J., Nédélec, F. &amp; Kaksonen, M. Visualizing the functional architecture of the endocytic machinery.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e04535 (2015). doi:10.7554/eLife.04535</w:t>
      </w:r>
    </w:p>
    <w:p w14:paraId="0B36E36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35.</w:t>
      </w:r>
      <w:r w:rsidRPr="00350DA1">
        <w:rPr>
          <w:rFonts w:ascii="Calibri Light" w:eastAsia="Times New Roman" w:hAnsi="Calibri Light" w:cs="Times New Roman"/>
          <w:noProof/>
        </w:rPr>
        <w:tab/>
        <w:t xml:space="preserve">Mund,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Systematic analysis of the molecular architecture of endocytosis reveals a nanoscale actin nucleation template that drives efficient vesicle formation. </w:t>
      </w:r>
      <w:r w:rsidRPr="00350DA1">
        <w:rPr>
          <w:rFonts w:ascii="Calibri Light" w:eastAsia="Times New Roman" w:hAnsi="Calibri Light" w:cs="Times New Roman"/>
          <w:i/>
          <w:iCs/>
          <w:noProof/>
        </w:rPr>
        <w:t>bioRxiv</w:t>
      </w:r>
      <w:r w:rsidRPr="00350DA1">
        <w:rPr>
          <w:rFonts w:ascii="Calibri Light" w:eastAsia="Times New Roman" w:hAnsi="Calibri Light" w:cs="Times New Roman"/>
          <w:noProof/>
        </w:rPr>
        <w:t xml:space="preserve"> 217836 (2017). doi:10.1101/217836</w:t>
      </w:r>
    </w:p>
    <w:p w14:paraId="53BE89B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36.</w:t>
      </w:r>
      <w:r w:rsidRPr="00350DA1">
        <w:rPr>
          <w:rFonts w:ascii="Calibri Light" w:eastAsia="Times New Roman" w:hAnsi="Calibri Light" w:cs="Times New Roman"/>
          <w:noProof/>
        </w:rPr>
        <w:tab/>
        <w:t xml:space="preserve">Brach, T., Godlee, C., Moeller-Hansen, I., Boeke, D. &amp; Kaksonen, M. The Initiation of Clathrin-Mediated Endocytosis Is Mechanistically Highly Flexible. </w:t>
      </w:r>
      <w:r w:rsidRPr="00350DA1">
        <w:rPr>
          <w:rFonts w:ascii="Calibri Light" w:eastAsia="Times New Roman" w:hAnsi="Calibri Light" w:cs="Times New Roman"/>
          <w:i/>
          <w:iCs/>
          <w:noProof/>
        </w:rPr>
        <w:t>Curr.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24,</w:t>
      </w:r>
      <w:r w:rsidRPr="00350DA1">
        <w:rPr>
          <w:rFonts w:ascii="Calibri Light" w:eastAsia="Times New Roman" w:hAnsi="Calibri Light" w:cs="Times New Roman"/>
          <w:noProof/>
        </w:rPr>
        <w:t xml:space="preserve"> 548–554 (2014).</w:t>
      </w:r>
    </w:p>
    <w:p w14:paraId="4FB5D3C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37.</w:t>
      </w:r>
      <w:r w:rsidRPr="00350DA1">
        <w:rPr>
          <w:rFonts w:ascii="Calibri Light" w:eastAsia="Times New Roman" w:hAnsi="Calibri Light" w:cs="Times New Roman"/>
          <w:noProof/>
        </w:rPr>
        <w:tab/>
        <w:t xml:space="preserve">Kaksonen, M., Sun, Y. &amp; Drubin, D. G. A pathway for association of receptors, adaptors, and actin during endocytic internalization.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115,</w:t>
      </w:r>
      <w:r w:rsidRPr="00350DA1">
        <w:rPr>
          <w:rFonts w:ascii="Calibri Light" w:eastAsia="Times New Roman" w:hAnsi="Calibri Light" w:cs="Times New Roman"/>
          <w:noProof/>
        </w:rPr>
        <w:t xml:space="preserve"> 475–487 (2003).</w:t>
      </w:r>
    </w:p>
    <w:p w14:paraId="0D8B1A4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38.</w:t>
      </w:r>
      <w:r w:rsidRPr="00350DA1">
        <w:rPr>
          <w:rFonts w:ascii="Calibri Light" w:eastAsia="Times New Roman" w:hAnsi="Calibri Light" w:cs="Times New Roman"/>
          <w:noProof/>
        </w:rPr>
        <w:tab/>
        <w:t xml:space="preserve">Sun, Y., Leong, N. T., Wong, T. &amp; Drubin, D. G. A Pan1/End3/Sla1 complex links Arp2/3-mediated actin assembly to sites of clathrin-mediated endocytosis.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26,</w:t>
      </w:r>
      <w:r w:rsidRPr="00350DA1">
        <w:rPr>
          <w:rFonts w:ascii="Calibri Light" w:eastAsia="Times New Roman" w:hAnsi="Calibri Light" w:cs="Times New Roman"/>
          <w:noProof/>
        </w:rPr>
        <w:t xml:space="preserve"> 3841–3856 (2015).</w:t>
      </w:r>
    </w:p>
    <w:p w14:paraId="2C7C794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39.</w:t>
      </w:r>
      <w:r w:rsidRPr="00350DA1">
        <w:rPr>
          <w:rFonts w:ascii="Calibri Light" w:eastAsia="Times New Roman" w:hAnsi="Calibri Light" w:cs="Times New Roman"/>
          <w:noProof/>
        </w:rPr>
        <w:tab/>
        <w:t xml:space="preserve">Toshima, J. Y.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Yeast Eps15-like endocytic protein Pan1p regulates the interaction between endocytic vesicles, endosomes and the actin cytoskeleton.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w:t>
      </w:r>
      <w:r w:rsidRPr="00350DA1">
        <w:rPr>
          <w:rFonts w:ascii="Calibri Light" w:eastAsia="Times New Roman" w:hAnsi="Calibri Light" w:cs="Times New Roman"/>
          <w:noProof/>
        </w:rPr>
        <w:t xml:space="preserve"> (2016).</w:t>
      </w:r>
    </w:p>
    <w:p w14:paraId="3E455DF4"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40.</w:t>
      </w:r>
      <w:r w:rsidRPr="00350DA1">
        <w:rPr>
          <w:rFonts w:ascii="Calibri Light" w:eastAsia="Times New Roman" w:hAnsi="Calibri Light" w:cs="Times New Roman"/>
          <w:noProof/>
        </w:rPr>
        <w:tab/>
        <w:t xml:space="preserve">Wendland, B. &amp; Emr, S. D. Pan1p, yeast eps15, functions as a multivalent adaptor that coordinates protein-protein interactions essential for endocytosis.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71–84 (1998).</w:t>
      </w:r>
    </w:p>
    <w:p w14:paraId="0632263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41.</w:t>
      </w:r>
      <w:r w:rsidRPr="00350DA1">
        <w:rPr>
          <w:rFonts w:ascii="Calibri Light" w:eastAsia="Times New Roman" w:hAnsi="Calibri Light" w:cs="Times New Roman"/>
          <w:noProof/>
        </w:rPr>
        <w:tab/>
        <w:t xml:space="preserve">Kishimoto, T.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Determinants of endocytic membrane geometry, stability, and scission.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108,</w:t>
      </w:r>
      <w:r w:rsidRPr="00350DA1">
        <w:rPr>
          <w:rFonts w:ascii="Calibri Light" w:eastAsia="Times New Roman" w:hAnsi="Calibri Light" w:cs="Times New Roman"/>
          <w:noProof/>
        </w:rPr>
        <w:t xml:space="preserve"> E979–E988 (2011).</w:t>
      </w:r>
    </w:p>
    <w:p w14:paraId="4CF0FE3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42.</w:t>
      </w:r>
      <w:r w:rsidRPr="00350DA1">
        <w:rPr>
          <w:rFonts w:ascii="Calibri Light" w:eastAsia="Times New Roman" w:hAnsi="Calibri Light" w:cs="Times New Roman"/>
          <w:noProof/>
        </w:rPr>
        <w:tab/>
        <w:t xml:space="preserve">Yidi Sun, A. C. M. Endocytic internalization in budding yeast requires coordinated actin nucleation and myosin motor activity. </w:t>
      </w:r>
      <w:r w:rsidRPr="00350DA1">
        <w:rPr>
          <w:rFonts w:ascii="Calibri Light" w:eastAsia="Times New Roman" w:hAnsi="Calibri Light" w:cs="Times New Roman"/>
          <w:i/>
          <w:iCs/>
          <w:noProof/>
        </w:rPr>
        <w:t>Dev.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33–46 (2006).</w:t>
      </w:r>
    </w:p>
    <w:p w14:paraId="545690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43.</w:t>
      </w:r>
      <w:r w:rsidRPr="00350DA1">
        <w:rPr>
          <w:rFonts w:ascii="Calibri Light" w:eastAsia="Times New Roman" w:hAnsi="Calibri Light" w:cs="Times New Roman"/>
          <w:noProof/>
        </w:rPr>
        <w:tab/>
        <w:t xml:space="preserve">Picco,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contributions of the actin machinery to endocytic membrane bending and vesicle formation. doi:10.1101/172072</w:t>
      </w:r>
    </w:p>
    <w:p w14:paraId="17FDE11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44.</w:t>
      </w:r>
      <w:r w:rsidRPr="00350DA1">
        <w:rPr>
          <w:rFonts w:ascii="Calibri Light" w:eastAsia="Times New Roman" w:hAnsi="Calibri Light" w:cs="Times New Roman"/>
          <w:noProof/>
        </w:rPr>
        <w:tab/>
        <w:t xml:space="preserve">Wong, M. H., Meng, L., Rajmohan, R., Yu, S. &amp; Thanabalu, T. Vrp1p-Las17p interaction is critical for actin patch polarization but is not essential for growth or fluid phase endocytosis in S. cerevisiae. </w:t>
      </w:r>
      <w:r w:rsidRPr="00350DA1">
        <w:rPr>
          <w:rFonts w:ascii="Calibri Light" w:eastAsia="Times New Roman" w:hAnsi="Calibri Light" w:cs="Times New Roman"/>
          <w:i/>
          <w:iCs/>
          <w:noProof/>
        </w:rPr>
        <w:t>Biochim. Biophys. Acta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1803,</w:t>
      </w:r>
      <w:r w:rsidRPr="00350DA1">
        <w:rPr>
          <w:rFonts w:ascii="Calibri Light" w:eastAsia="Times New Roman" w:hAnsi="Calibri Light" w:cs="Times New Roman"/>
          <w:noProof/>
        </w:rPr>
        <w:t xml:space="preserve"> 1332–1346 (2010).</w:t>
      </w:r>
    </w:p>
    <w:p w14:paraId="01B1EA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45.</w:t>
      </w:r>
      <w:r w:rsidRPr="00350DA1">
        <w:rPr>
          <w:rFonts w:ascii="Calibri Light" w:eastAsia="Times New Roman" w:hAnsi="Calibri Light" w:cs="Times New Roman"/>
          <w:noProof/>
        </w:rPr>
        <w:tab/>
        <w:t xml:space="preserve">Anderson, B. L.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Src homology domain 3 (SH3) of a yeast type I myosin, Myo5p, binds to verprolin and is required for targeting to sites of actin polarization.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1357–70 (1998).</w:t>
      </w:r>
    </w:p>
    <w:p w14:paraId="2189AF7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46.</w:t>
      </w:r>
      <w:r w:rsidRPr="00350DA1">
        <w:rPr>
          <w:rFonts w:ascii="Calibri Light" w:eastAsia="Times New Roman" w:hAnsi="Calibri Light" w:cs="Times New Roman"/>
          <w:noProof/>
        </w:rPr>
        <w:tab/>
        <w:t xml:space="preserve">Shpetner, H. S. &amp; Vallee, R. B. Identification of dynamin, a novel mechanochemical enzyme that mediates interactions between microtubules.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59,</w:t>
      </w:r>
      <w:r w:rsidRPr="00350DA1">
        <w:rPr>
          <w:rFonts w:ascii="Calibri Light" w:eastAsia="Times New Roman" w:hAnsi="Calibri Light" w:cs="Times New Roman"/>
          <w:noProof/>
        </w:rPr>
        <w:t xml:space="preserve"> 421–32 (1989).</w:t>
      </w:r>
    </w:p>
    <w:p w14:paraId="3A1C23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47.</w:t>
      </w:r>
      <w:r w:rsidRPr="00350DA1">
        <w:rPr>
          <w:rFonts w:ascii="Calibri Light" w:eastAsia="Times New Roman" w:hAnsi="Calibri Light" w:cs="Times New Roman"/>
          <w:noProof/>
        </w:rPr>
        <w:tab/>
        <w:t xml:space="preserve">Grigliatti, T. A., Hall, L., Rosenbluth, R. &amp; Suzuki, D. T. Temperature-Sensitive Mutations in Drosophila melanogaster XIV. A Selection of Immobile Adults *. </w:t>
      </w:r>
      <w:r w:rsidRPr="00350DA1">
        <w:rPr>
          <w:rFonts w:ascii="Calibri Light" w:eastAsia="Times New Roman" w:hAnsi="Calibri Light" w:cs="Times New Roman"/>
          <w:i/>
          <w:iCs/>
          <w:noProof/>
        </w:rPr>
        <w:t>Molec. gen.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120,</w:t>
      </w:r>
      <w:r w:rsidRPr="00350DA1">
        <w:rPr>
          <w:rFonts w:ascii="Calibri Light" w:eastAsia="Times New Roman" w:hAnsi="Calibri Light" w:cs="Times New Roman"/>
          <w:noProof/>
        </w:rPr>
        <w:t xml:space="preserve"> 107–114 (1973).</w:t>
      </w:r>
    </w:p>
    <w:p w14:paraId="649AE31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48.</w:t>
      </w:r>
      <w:r w:rsidRPr="00350DA1">
        <w:rPr>
          <w:rFonts w:ascii="Calibri Light" w:eastAsia="Times New Roman" w:hAnsi="Calibri Light" w:cs="Times New Roman"/>
          <w:noProof/>
        </w:rPr>
        <w:tab/>
        <w:t xml:space="preserve">Poodry, C. A. &amp; Edgar, L. Reversible alteration  in the neuromuscular junctions of Drosophila melanogaster bearing a temperature-sensitive mutation, shibire.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81,</w:t>
      </w:r>
      <w:r w:rsidRPr="00350DA1">
        <w:rPr>
          <w:rFonts w:ascii="Calibri Light" w:eastAsia="Times New Roman" w:hAnsi="Calibri Light" w:cs="Times New Roman"/>
          <w:noProof/>
        </w:rPr>
        <w:t xml:space="preserve"> 520–7 (1979).</w:t>
      </w:r>
    </w:p>
    <w:p w14:paraId="250782D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49.</w:t>
      </w:r>
      <w:r w:rsidRPr="00350DA1">
        <w:rPr>
          <w:rFonts w:ascii="Calibri Light" w:eastAsia="Times New Roman" w:hAnsi="Calibri Light" w:cs="Times New Roman"/>
          <w:noProof/>
        </w:rPr>
        <w:tab/>
        <w:t xml:space="preserve">van der Bliek, A. M. &amp; Meyerowrtz, E. M. Dynamin-like protein encoded by the Drosophila shibire gene associated with vesicular traffic.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411–414 (1991).</w:t>
      </w:r>
    </w:p>
    <w:p w14:paraId="2C341C0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50.</w:t>
      </w:r>
      <w:r w:rsidRPr="00350DA1">
        <w:rPr>
          <w:rFonts w:ascii="Calibri Light" w:eastAsia="Times New Roman" w:hAnsi="Calibri Light" w:cs="Times New Roman"/>
          <w:noProof/>
        </w:rPr>
        <w:tab/>
        <w:t xml:space="preserve">Chen, M. S.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Multiple forms of dynamin are encoded by shibire, a Drosophila gene involved in endocytosis.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583–586 (1991).</w:t>
      </w:r>
    </w:p>
    <w:p w14:paraId="6623CD7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51.</w:t>
      </w:r>
      <w:r w:rsidRPr="00350DA1">
        <w:rPr>
          <w:rFonts w:ascii="Calibri Light" w:eastAsia="Times New Roman" w:hAnsi="Calibri Light" w:cs="Times New Roman"/>
          <w:noProof/>
        </w:rPr>
        <w:tab/>
        <w:t xml:space="preserve">Ferguson, S.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Coordinated actions of actin and BAR proteins upstream of dynamin at endocytic clathrin-coated pits. </w:t>
      </w:r>
      <w:r w:rsidRPr="00350DA1">
        <w:rPr>
          <w:rFonts w:ascii="Calibri Light" w:eastAsia="Times New Roman" w:hAnsi="Calibri Light" w:cs="Times New Roman"/>
          <w:i/>
          <w:iCs/>
          <w:noProof/>
        </w:rPr>
        <w:t>Dev.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811–822 (2009).</w:t>
      </w:r>
    </w:p>
    <w:p w14:paraId="068D824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52.</w:t>
      </w:r>
      <w:r w:rsidRPr="00350DA1">
        <w:rPr>
          <w:rFonts w:ascii="Calibri Light" w:eastAsia="Times New Roman" w:hAnsi="Calibri Light" w:cs="Times New Roman"/>
          <w:noProof/>
        </w:rPr>
        <w:tab/>
        <w:t xml:space="preserve">Antonny, B.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Membrane fission by dynamin: what we know and what we need to know.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w:t>
      </w:r>
      <w:r w:rsidRPr="00350DA1">
        <w:rPr>
          <w:rFonts w:ascii="Calibri Light" w:eastAsia="Times New Roman" w:hAnsi="Calibri Light" w:cs="Times New Roman"/>
          <w:noProof/>
        </w:rPr>
        <w:t xml:space="preserve"> 2270–2284 (2016).</w:t>
      </w:r>
    </w:p>
    <w:p w14:paraId="7DCACA6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53.</w:t>
      </w:r>
      <w:r w:rsidRPr="00350DA1">
        <w:rPr>
          <w:rFonts w:ascii="Calibri Light" w:eastAsia="Times New Roman" w:hAnsi="Calibri Light" w:cs="Times New Roman"/>
          <w:noProof/>
        </w:rPr>
        <w:tab/>
        <w:t xml:space="preserve">Zhang, P. &amp; Hinshaw, J. E. Three-dimensional reconstruction of dynamin in the constricted state.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922–926 (2001).</w:t>
      </w:r>
    </w:p>
    <w:p w14:paraId="67C3EC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54.</w:t>
      </w:r>
      <w:r w:rsidRPr="00350DA1">
        <w:rPr>
          <w:rFonts w:ascii="Calibri Light" w:eastAsia="Times New Roman" w:hAnsi="Calibri Light" w:cs="Times New Roman"/>
          <w:noProof/>
        </w:rPr>
        <w:tab/>
        <w:t xml:space="preserve">Sweitzer, S. M. &amp; Hinshaw, J. E. Dynamin Undergoes a GTP-Dependent Conformational Change Causing Vesiculation.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93,</w:t>
      </w:r>
      <w:r w:rsidRPr="00350DA1">
        <w:rPr>
          <w:rFonts w:ascii="Calibri Light" w:eastAsia="Times New Roman" w:hAnsi="Calibri Light" w:cs="Times New Roman"/>
          <w:noProof/>
        </w:rPr>
        <w:t xml:space="preserve"> 1021–1029 (1998).</w:t>
      </w:r>
    </w:p>
    <w:p w14:paraId="6266C33A" w14:textId="77777777" w:rsidR="00350DA1" w:rsidRPr="00BF7979"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55.</w:t>
      </w:r>
      <w:r w:rsidRPr="00350DA1">
        <w:rPr>
          <w:rFonts w:ascii="Calibri Light" w:eastAsia="Times New Roman" w:hAnsi="Calibri Light" w:cs="Times New Roman"/>
          <w:noProof/>
        </w:rPr>
        <w:tab/>
        <w:t xml:space="preserve">Zhao, W.-D.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Hemi-fused structure mediates and controls fusion and fission in live cells. </w:t>
      </w:r>
      <w:r w:rsidRPr="00BF7979">
        <w:rPr>
          <w:rFonts w:ascii="Calibri Light" w:eastAsia="Times New Roman" w:hAnsi="Calibri Light" w:cs="Times New Roman"/>
          <w:i/>
          <w:iCs/>
          <w:noProof/>
          <w:lang w:val="fr-CH"/>
        </w:rPr>
        <w:t>Nature</w:t>
      </w:r>
      <w:r w:rsidRPr="00BF7979">
        <w:rPr>
          <w:rFonts w:ascii="Calibri Light" w:eastAsia="Times New Roman" w:hAnsi="Calibri Light" w:cs="Times New Roman"/>
          <w:noProof/>
          <w:lang w:val="fr-CH"/>
        </w:rPr>
        <w:t xml:space="preserve"> </w:t>
      </w:r>
      <w:r w:rsidRPr="00BF7979">
        <w:rPr>
          <w:rFonts w:ascii="Calibri Light" w:eastAsia="Times New Roman" w:hAnsi="Calibri Light" w:cs="Times New Roman"/>
          <w:b/>
          <w:bCs/>
          <w:noProof/>
          <w:lang w:val="fr-CH"/>
        </w:rPr>
        <w:t>534,</w:t>
      </w:r>
      <w:r w:rsidRPr="00BF7979">
        <w:rPr>
          <w:rFonts w:ascii="Calibri Light" w:eastAsia="Times New Roman" w:hAnsi="Calibri Light" w:cs="Times New Roman"/>
          <w:noProof/>
          <w:lang w:val="fr-CH"/>
        </w:rPr>
        <w:t xml:space="preserve"> 548–52 (2016).</w:t>
      </w:r>
    </w:p>
    <w:p w14:paraId="1B5C7F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BF7979">
        <w:rPr>
          <w:rFonts w:ascii="Calibri Light" w:eastAsia="Times New Roman" w:hAnsi="Calibri Light" w:cs="Times New Roman"/>
          <w:noProof/>
          <w:lang w:val="fr-CH"/>
        </w:rPr>
        <w:t>56.</w:t>
      </w:r>
      <w:r w:rsidRPr="00BF7979">
        <w:rPr>
          <w:rFonts w:ascii="Calibri Light" w:eastAsia="Times New Roman" w:hAnsi="Calibri Light" w:cs="Times New Roman"/>
          <w:noProof/>
          <w:lang w:val="fr-CH"/>
        </w:rPr>
        <w:tab/>
        <w:t xml:space="preserve">Takei, K., McPherson, P. S., Schmid, S. L. &amp; Camilli, P. De. </w:t>
      </w:r>
      <w:r w:rsidRPr="00350DA1">
        <w:rPr>
          <w:rFonts w:ascii="Calibri Light" w:eastAsia="Times New Roman" w:hAnsi="Calibri Light" w:cs="Times New Roman"/>
          <w:noProof/>
        </w:rPr>
        <w:t xml:space="preserve">Tubular membrane invaginations coated by dynamin rings are induced by GTP-γS in nerve terminals.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374,</w:t>
      </w:r>
      <w:r w:rsidRPr="00350DA1">
        <w:rPr>
          <w:rFonts w:ascii="Calibri Light" w:eastAsia="Times New Roman" w:hAnsi="Calibri Light" w:cs="Times New Roman"/>
          <w:noProof/>
        </w:rPr>
        <w:t xml:space="preserve"> 186–190 (1995).</w:t>
      </w:r>
    </w:p>
    <w:p w14:paraId="469FE5B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57.</w:t>
      </w:r>
      <w:r w:rsidRPr="00350DA1">
        <w:rPr>
          <w:rFonts w:ascii="Calibri Light" w:eastAsia="Times New Roman" w:hAnsi="Calibri Light" w:cs="Times New Roman"/>
          <w:noProof/>
        </w:rPr>
        <w:tab/>
        <w:t xml:space="preserve">David, C., McPherson, P. S., Mundigl, O. &amp; de Camilli, P. A role of amphiphysin in synaptic vesicle endocytosis suggested by its binding to dynamin in nerve terminals.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93,</w:t>
      </w:r>
      <w:r w:rsidRPr="00350DA1">
        <w:rPr>
          <w:rFonts w:ascii="Calibri Light" w:eastAsia="Times New Roman" w:hAnsi="Calibri Light" w:cs="Times New Roman"/>
          <w:noProof/>
        </w:rPr>
        <w:t xml:space="preserve"> 331–5 (1996).</w:t>
      </w:r>
    </w:p>
    <w:p w14:paraId="7F3C7C30" w14:textId="77777777" w:rsidR="00350DA1" w:rsidRPr="00BF7979"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58.</w:t>
      </w:r>
      <w:r w:rsidRPr="00350DA1">
        <w:rPr>
          <w:rFonts w:ascii="Calibri Light" w:eastAsia="Times New Roman" w:hAnsi="Calibri Light" w:cs="Times New Roman"/>
          <w:noProof/>
        </w:rPr>
        <w:tab/>
        <w:t xml:space="preserve">Ringstad, N., Nemoto, Y. &amp; De Camilli, P. The SH3p4/Sh3p8/SH3p13 protein family: binding partners for synaptojanin and dynamin via a Grb2-like Src homology 3 domain. </w:t>
      </w:r>
      <w:r w:rsidRPr="00BF7979">
        <w:rPr>
          <w:rFonts w:ascii="Calibri Light" w:eastAsia="Times New Roman" w:hAnsi="Calibri Light" w:cs="Times New Roman"/>
          <w:i/>
          <w:iCs/>
          <w:noProof/>
          <w:lang w:val="fr-CH"/>
        </w:rPr>
        <w:t>Proc. Natl. Acad. Sci. U. S. A.</w:t>
      </w:r>
      <w:r w:rsidRPr="00BF7979">
        <w:rPr>
          <w:rFonts w:ascii="Calibri Light" w:eastAsia="Times New Roman" w:hAnsi="Calibri Light" w:cs="Times New Roman"/>
          <w:noProof/>
          <w:lang w:val="fr-CH"/>
        </w:rPr>
        <w:t xml:space="preserve"> </w:t>
      </w:r>
      <w:r w:rsidRPr="00BF7979">
        <w:rPr>
          <w:rFonts w:ascii="Calibri Light" w:eastAsia="Times New Roman" w:hAnsi="Calibri Light" w:cs="Times New Roman"/>
          <w:b/>
          <w:bCs/>
          <w:noProof/>
          <w:lang w:val="fr-CH"/>
        </w:rPr>
        <w:t>94,</w:t>
      </w:r>
      <w:r w:rsidRPr="00BF7979">
        <w:rPr>
          <w:rFonts w:ascii="Calibri Light" w:eastAsia="Times New Roman" w:hAnsi="Calibri Light" w:cs="Times New Roman"/>
          <w:noProof/>
          <w:lang w:val="fr-CH"/>
        </w:rPr>
        <w:t xml:space="preserve"> 8569–74 (1997).</w:t>
      </w:r>
    </w:p>
    <w:p w14:paraId="4E752E0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BF7979">
        <w:rPr>
          <w:rFonts w:ascii="Calibri Light" w:eastAsia="Times New Roman" w:hAnsi="Calibri Light" w:cs="Times New Roman"/>
          <w:noProof/>
          <w:lang w:val="fr-CH"/>
        </w:rPr>
        <w:t>59.</w:t>
      </w:r>
      <w:r w:rsidRPr="00BF7979">
        <w:rPr>
          <w:rFonts w:ascii="Calibri Light" w:eastAsia="Times New Roman" w:hAnsi="Calibri Light" w:cs="Times New Roman"/>
          <w:noProof/>
          <w:lang w:val="fr-CH"/>
        </w:rPr>
        <w:tab/>
        <w:t xml:space="preserve">Grabs, D. </w:t>
      </w:r>
      <w:r w:rsidRPr="00BF7979">
        <w:rPr>
          <w:rFonts w:ascii="Calibri Light" w:eastAsia="Times New Roman" w:hAnsi="Calibri Light" w:cs="Times New Roman"/>
          <w:i/>
          <w:iCs/>
          <w:noProof/>
          <w:lang w:val="fr-CH"/>
        </w:rPr>
        <w:t>et al.</w:t>
      </w:r>
      <w:r w:rsidRPr="00BF7979">
        <w:rPr>
          <w:rFonts w:ascii="Calibri Light" w:eastAsia="Times New Roman" w:hAnsi="Calibri Light" w:cs="Times New Roman"/>
          <w:noProof/>
          <w:lang w:val="fr-CH"/>
        </w:rPr>
        <w:t xml:space="preserve"> </w:t>
      </w:r>
      <w:r w:rsidRPr="00350DA1">
        <w:rPr>
          <w:rFonts w:ascii="Calibri Light" w:eastAsia="Times New Roman" w:hAnsi="Calibri Light" w:cs="Times New Roman"/>
          <w:noProof/>
        </w:rPr>
        <w:t xml:space="preserve">The SH3 Domain of Amphiphysin Binds the Proline-rich Domain of Dynamin at a Single Site That Defines a New SH3 Binding Consensus Sequence.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272,</w:t>
      </w:r>
      <w:r w:rsidRPr="00350DA1">
        <w:rPr>
          <w:rFonts w:ascii="Calibri Light" w:eastAsia="Times New Roman" w:hAnsi="Calibri Light" w:cs="Times New Roman"/>
          <w:noProof/>
        </w:rPr>
        <w:t xml:space="preserve"> 13419–13425 (1997).</w:t>
      </w:r>
    </w:p>
    <w:p w14:paraId="0074A93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60.</w:t>
      </w:r>
      <w:r w:rsidRPr="00350DA1">
        <w:rPr>
          <w:rFonts w:ascii="Calibri Light" w:eastAsia="Times New Roman" w:hAnsi="Calibri Light" w:cs="Times New Roman"/>
          <w:noProof/>
        </w:rPr>
        <w:tab/>
        <w:t xml:space="preserve">Meinecke,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Cooperative recruitment of dynamin and BIN/amphiphysin/Rvs (BAR) domain-containing proteins leads to GTP-dependent membrane scission.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288,</w:t>
      </w:r>
      <w:r w:rsidRPr="00350DA1">
        <w:rPr>
          <w:rFonts w:ascii="Calibri Light" w:eastAsia="Times New Roman" w:hAnsi="Calibri Light" w:cs="Times New Roman"/>
          <w:noProof/>
        </w:rPr>
        <w:t xml:space="preserve"> 6651–61 (2013).</w:t>
      </w:r>
    </w:p>
    <w:p w14:paraId="168CDD4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61.</w:t>
      </w:r>
      <w:r w:rsidRPr="00350DA1">
        <w:rPr>
          <w:rFonts w:ascii="Calibri Light" w:eastAsia="Times New Roman" w:hAnsi="Calibri Light" w:cs="Times New Roman"/>
          <w:noProof/>
        </w:rPr>
        <w:tab/>
        <w:t xml:space="preserve">Cestra, G.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SH3 domains of endophilin and amphiphysin bind to the proline-rich </w:t>
      </w:r>
      <w:r w:rsidRPr="00350DA1">
        <w:rPr>
          <w:rFonts w:ascii="Calibri Light" w:eastAsia="Times New Roman" w:hAnsi="Calibri Light" w:cs="Times New Roman"/>
          <w:noProof/>
        </w:rPr>
        <w:lastRenderedPageBreak/>
        <w:t xml:space="preserve">region of synaptojanin 1 at distinct sites that display an unconventional binding specificity.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274,</w:t>
      </w:r>
      <w:r w:rsidRPr="00350DA1">
        <w:rPr>
          <w:rFonts w:ascii="Calibri Light" w:eastAsia="Times New Roman" w:hAnsi="Calibri Light" w:cs="Times New Roman"/>
          <w:noProof/>
        </w:rPr>
        <w:t xml:space="preserve"> 32001–7 (1999).</w:t>
      </w:r>
    </w:p>
    <w:p w14:paraId="3510CF8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62.</w:t>
      </w:r>
      <w:r w:rsidRPr="00350DA1">
        <w:rPr>
          <w:rFonts w:ascii="Calibri Light" w:eastAsia="Times New Roman" w:hAnsi="Calibri Light" w:cs="Times New Roman"/>
          <w:noProof/>
        </w:rPr>
        <w:tab/>
        <w:t xml:space="preserve">Farsad, K.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Generation of high curvature membranes mediated by direct endophilin bilayer interactions.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155,</w:t>
      </w:r>
      <w:r w:rsidRPr="00350DA1">
        <w:rPr>
          <w:rFonts w:ascii="Calibri Light" w:eastAsia="Times New Roman" w:hAnsi="Calibri Light" w:cs="Times New Roman"/>
          <w:noProof/>
        </w:rPr>
        <w:t xml:space="preserve"> 193–200 (2001).</w:t>
      </w:r>
    </w:p>
    <w:p w14:paraId="60F5FC8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63.</w:t>
      </w:r>
      <w:r w:rsidRPr="00350DA1">
        <w:rPr>
          <w:rFonts w:ascii="Calibri Light" w:eastAsia="Times New Roman" w:hAnsi="Calibri Light" w:cs="Times New Roman"/>
          <w:noProof/>
        </w:rPr>
        <w:tab/>
        <w:t xml:space="preserve">Hohendahl,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Structural inhibition of dynamin-mediated membrane fission by endophilin.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w:t>
      </w:r>
      <w:r w:rsidRPr="00350DA1">
        <w:rPr>
          <w:rFonts w:ascii="Calibri Light" w:eastAsia="Times New Roman" w:hAnsi="Calibri Light" w:cs="Times New Roman"/>
          <w:noProof/>
        </w:rPr>
        <w:t xml:space="preserve"> e26856 (2017).</w:t>
      </w:r>
    </w:p>
    <w:p w14:paraId="57E62C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64.</w:t>
      </w:r>
      <w:r w:rsidRPr="00350DA1">
        <w:rPr>
          <w:rFonts w:ascii="Calibri Light" w:eastAsia="Times New Roman" w:hAnsi="Calibri Light" w:cs="Times New Roman"/>
          <w:noProof/>
        </w:rPr>
        <w:tab/>
        <w:t xml:space="preserve">Neumann, S. &amp; Schmid, S. L. Dual role of BAR domain-containing proteins in regulating vesicle release catalyzed by the GTPase, dynamin-2.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288,</w:t>
      </w:r>
      <w:r w:rsidRPr="00350DA1">
        <w:rPr>
          <w:rFonts w:ascii="Calibri Light" w:eastAsia="Times New Roman" w:hAnsi="Calibri Light" w:cs="Times New Roman"/>
          <w:noProof/>
        </w:rPr>
        <w:t xml:space="preserve"> 25119–28 (2013).</w:t>
      </w:r>
    </w:p>
    <w:p w14:paraId="3451EE4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65.</w:t>
      </w:r>
      <w:r w:rsidRPr="00350DA1">
        <w:rPr>
          <w:rFonts w:ascii="Calibri Light" w:eastAsia="Times New Roman" w:hAnsi="Calibri Light" w:cs="Times New Roman"/>
          <w:noProof/>
        </w:rPr>
        <w:tab/>
        <w:t xml:space="preserve">Shupliakov, O.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Synaptic vesicle endocytosis impaired by disruption of dynamin-SH3 domain interactions.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276,</w:t>
      </w:r>
      <w:r w:rsidRPr="00350DA1">
        <w:rPr>
          <w:rFonts w:ascii="Calibri Light" w:eastAsia="Times New Roman" w:hAnsi="Calibri Light" w:cs="Times New Roman"/>
          <w:noProof/>
        </w:rPr>
        <w:t xml:space="preserve"> 259–63 (1997).</w:t>
      </w:r>
    </w:p>
    <w:p w14:paraId="462F9F1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66.</w:t>
      </w:r>
      <w:r w:rsidRPr="00350DA1">
        <w:rPr>
          <w:rFonts w:ascii="Calibri Light" w:eastAsia="Times New Roman" w:hAnsi="Calibri Light" w:cs="Times New Roman"/>
          <w:noProof/>
        </w:rPr>
        <w:tab/>
        <w:t xml:space="preserve">Cerveny, K. L., Tamura, Y., Zhang, Z., Jensen, R. E. &amp; Sesaki, H. Regulation of mitochondrial fusion and division. </w:t>
      </w:r>
      <w:r w:rsidRPr="00350DA1">
        <w:rPr>
          <w:rFonts w:ascii="Calibri Light" w:eastAsia="Times New Roman" w:hAnsi="Calibri Light" w:cs="Times New Roman"/>
          <w:i/>
          <w:iCs/>
          <w:noProof/>
        </w:rPr>
        <w:t>Trends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563–569 (2007).</w:t>
      </w:r>
    </w:p>
    <w:p w14:paraId="2BF637A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67.</w:t>
      </w:r>
      <w:r w:rsidRPr="00350DA1">
        <w:rPr>
          <w:rFonts w:ascii="Calibri Light" w:eastAsia="Times New Roman" w:hAnsi="Calibri Light" w:cs="Times New Roman"/>
          <w:noProof/>
        </w:rPr>
        <w:tab/>
        <w:t xml:space="preserve">Rothman, J. H., Raymond, C. K., Gilbert, T., O’Hara, P. J. &amp; Stevens, T. H. A putative GTP binding protein homologous to interferon-inducible Mx proteins performs an essential function in yeast protein sorting.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61,</w:t>
      </w:r>
      <w:r w:rsidRPr="00350DA1">
        <w:rPr>
          <w:rFonts w:ascii="Calibri Light" w:eastAsia="Times New Roman" w:hAnsi="Calibri Light" w:cs="Times New Roman"/>
          <w:noProof/>
        </w:rPr>
        <w:t xml:space="preserve"> 1063–74 (1990).</w:t>
      </w:r>
    </w:p>
    <w:p w14:paraId="1FC0D6E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68.</w:t>
      </w:r>
      <w:r w:rsidRPr="00350DA1">
        <w:rPr>
          <w:rFonts w:ascii="Calibri Light" w:eastAsia="Times New Roman" w:hAnsi="Calibri Light" w:cs="Times New Roman"/>
          <w:noProof/>
        </w:rPr>
        <w:tab/>
        <w:t xml:space="preserve">Peters, C., Baars, T. L., Bühler, S. &amp; Mayer, A. Mutual control of membrane fission and fusion proteins.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119,</w:t>
      </w:r>
      <w:r w:rsidRPr="00350DA1">
        <w:rPr>
          <w:rFonts w:ascii="Calibri Light" w:eastAsia="Times New Roman" w:hAnsi="Calibri Light" w:cs="Times New Roman"/>
          <w:noProof/>
        </w:rPr>
        <w:t xml:space="preserve"> 667–78 (2004).</w:t>
      </w:r>
    </w:p>
    <w:p w14:paraId="44015D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69.</w:t>
      </w:r>
      <w:r w:rsidRPr="00350DA1">
        <w:rPr>
          <w:rFonts w:ascii="Calibri Light" w:eastAsia="Times New Roman" w:hAnsi="Calibri Light" w:cs="Times New Roman"/>
          <w:noProof/>
        </w:rPr>
        <w:tab/>
        <w:t xml:space="preserve">Hoepfner, D., van den Berg, M., Philippsen, P., Tabak, H. F. &amp; Hettema, E. H. A role for Vps1p, actin, and the Myo2p motor in peroxisome abundance and inheritance in </w:t>
      </w:r>
      <w:r w:rsidRPr="00350DA1">
        <w:rPr>
          <w:rFonts w:ascii="Calibri Light" w:eastAsia="Times New Roman" w:hAnsi="Calibri Light" w:cs="Times New Roman"/>
          <w:i/>
          <w:iCs/>
          <w:noProof/>
        </w:rPr>
        <w:t>Saccharomyces cerevisiae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155,</w:t>
      </w:r>
      <w:r w:rsidRPr="00350DA1">
        <w:rPr>
          <w:rFonts w:ascii="Calibri Light" w:eastAsia="Times New Roman" w:hAnsi="Calibri Light" w:cs="Times New Roman"/>
          <w:noProof/>
        </w:rPr>
        <w:t xml:space="preserve"> 979–990 (2001).</w:t>
      </w:r>
    </w:p>
    <w:p w14:paraId="0374403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70.</w:t>
      </w:r>
      <w:r w:rsidRPr="00350DA1">
        <w:rPr>
          <w:rFonts w:ascii="Calibri Light" w:eastAsia="Times New Roman" w:hAnsi="Calibri Light" w:cs="Times New Roman"/>
          <w:noProof/>
        </w:rPr>
        <w:tab/>
        <w:t xml:space="preserve">Gurunathan, S., David, D. &amp; Gerst, J. E. Dynamin and clathrin are required for the biogenesis of a distinct class of secretory vesicles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21,</w:t>
      </w:r>
      <w:r w:rsidRPr="00350DA1">
        <w:rPr>
          <w:rFonts w:ascii="Calibri Light" w:eastAsia="Times New Roman" w:hAnsi="Calibri Light" w:cs="Times New Roman"/>
          <w:noProof/>
        </w:rPr>
        <w:t xml:space="preserve"> 602–14 (2002).</w:t>
      </w:r>
    </w:p>
    <w:p w14:paraId="1DD073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71.</w:t>
      </w:r>
      <w:r w:rsidRPr="00350DA1">
        <w:rPr>
          <w:rFonts w:ascii="Calibri Light" w:eastAsia="Times New Roman" w:hAnsi="Calibri Light" w:cs="Times New Roman"/>
          <w:noProof/>
        </w:rPr>
        <w:tab/>
        <w:t xml:space="preserve">Nannapaneni, S.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yeast dynamin-like protein Vps1:vps1 mutations perturb the internalization and the motility of endocytic vesicles and endosomes via disorganization of the actin cytoskeleton. </w:t>
      </w:r>
      <w:r w:rsidRPr="00350DA1">
        <w:rPr>
          <w:rFonts w:ascii="Calibri Light" w:eastAsia="Times New Roman" w:hAnsi="Calibri Light" w:cs="Times New Roman"/>
          <w:i/>
          <w:iCs/>
          <w:noProof/>
        </w:rPr>
        <w:t>Eur. 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89,</w:t>
      </w:r>
      <w:r w:rsidRPr="00350DA1">
        <w:rPr>
          <w:rFonts w:ascii="Calibri Light" w:eastAsia="Times New Roman" w:hAnsi="Calibri Light" w:cs="Times New Roman"/>
          <w:noProof/>
        </w:rPr>
        <w:t xml:space="preserve"> 499–508 (2010).</w:t>
      </w:r>
    </w:p>
    <w:p w14:paraId="60FBD47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72.</w:t>
      </w:r>
      <w:r w:rsidRPr="00350DA1">
        <w:rPr>
          <w:rFonts w:ascii="Calibri Light" w:eastAsia="Times New Roman" w:hAnsi="Calibri Light" w:cs="Times New Roman"/>
          <w:noProof/>
        </w:rPr>
        <w:tab/>
        <w:t xml:space="preserve">Bui, H. T., Karren, M. A., Bhar, D. &amp; Shaw, J. M. A novel motif in the yeast mitochondrial dynamin Dnm1 is essential for adaptor binding and membrane recruitment.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199,</w:t>
      </w:r>
      <w:r w:rsidRPr="00350DA1">
        <w:rPr>
          <w:rFonts w:ascii="Calibri Light" w:eastAsia="Times New Roman" w:hAnsi="Calibri Light" w:cs="Times New Roman"/>
          <w:noProof/>
        </w:rPr>
        <w:t xml:space="preserve"> 613–22 (2012).</w:t>
      </w:r>
    </w:p>
    <w:p w14:paraId="3812A7C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73.</w:t>
      </w:r>
      <w:r w:rsidRPr="00350DA1">
        <w:rPr>
          <w:rFonts w:ascii="Calibri Light" w:eastAsia="Times New Roman" w:hAnsi="Calibri Light" w:cs="Times New Roman"/>
          <w:noProof/>
        </w:rPr>
        <w:tab/>
        <w:t xml:space="preserve">Moustaq, L., Smaczynska-de Rooij, I. I., Palmer, S. E., Marklew, C. J. &amp; Ayscough, K. R. Insights into dynamin-associated disorders through analysis of equivalent mutations in the yeast dynamin Vps1. </w:t>
      </w:r>
      <w:r w:rsidRPr="00350DA1">
        <w:rPr>
          <w:rFonts w:ascii="Calibri Light" w:eastAsia="Times New Roman" w:hAnsi="Calibri Light" w:cs="Times New Roman"/>
          <w:i/>
          <w:iCs/>
          <w:noProof/>
        </w:rPr>
        <w:t>Microb.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147–158 (2016).</w:t>
      </w:r>
    </w:p>
    <w:p w14:paraId="3EBA7EB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74.</w:t>
      </w:r>
      <w:r w:rsidRPr="00350DA1">
        <w:rPr>
          <w:rFonts w:ascii="Calibri Light" w:eastAsia="Times New Roman" w:hAnsi="Calibri Light" w:cs="Times New Roman"/>
          <w:noProof/>
        </w:rPr>
        <w:tab/>
        <w:t xml:space="preserve">Goud Gadila, S. K.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Yeast dynamin Vps1 associates with clathrin to facilitate vesicular trafficking and controls Golgi homeostasis. </w:t>
      </w:r>
      <w:r w:rsidRPr="00350DA1">
        <w:rPr>
          <w:rFonts w:ascii="Calibri Light" w:eastAsia="Times New Roman" w:hAnsi="Calibri Light" w:cs="Times New Roman"/>
          <w:i/>
          <w:iCs/>
          <w:noProof/>
        </w:rPr>
        <w:t>Eur. 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96,</w:t>
      </w:r>
      <w:r w:rsidRPr="00350DA1">
        <w:rPr>
          <w:rFonts w:ascii="Calibri Light" w:eastAsia="Times New Roman" w:hAnsi="Calibri Light" w:cs="Times New Roman"/>
          <w:noProof/>
        </w:rPr>
        <w:t xml:space="preserve"> 182–197 (2017).</w:t>
      </w:r>
    </w:p>
    <w:p w14:paraId="139CFA8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75.</w:t>
      </w:r>
      <w:r w:rsidRPr="00350DA1">
        <w:rPr>
          <w:rFonts w:ascii="Calibri Light" w:eastAsia="Times New Roman" w:hAnsi="Calibri Light" w:cs="Times New Roman"/>
          <w:noProof/>
        </w:rPr>
        <w:tab/>
        <w:t xml:space="preserve">Yu, X. The yeast dynamin-related GTPase Vps1p functions in the organization of the actin cytoskeleton via interaction with Sla1p. </w:t>
      </w:r>
      <w:r w:rsidRPr="00350DA1">
        <w:rPr>
          <w:rFonts w:ascii="Calibri Light" w:eastAsia="Times New Roman" w:hAnsi="Calibri Light" w:cs="Times New Roman"/>
          <w:i/>
          <w:iCs/>
          <w:noProof/>
        </w:rPr>
        <w:t>J. Cell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117,</w:t>
      </w:r>
      <w:r w:rsidRPr="00350DA1">
        <w:rPr>
          <w:rFonts w:ascii="Calibri Light" w:eastAsia="Times New Roman" w:hAnsi="Calibri Light" w:cs="Times New Roman"/>
          <w:noProof/>
        </w:rPr>
        <w:t xml:space="preserve"> 3839–3853 (2004).</w:t>
      </w:r>
    </w:p>
    <w:p w14:paraId="08437C5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76.</w:t>
      </w:r>
      <w:r w:rsidRPr="00350DA1">
        <w:rPr>
          <w:rFonts w:ascii="Calibri Light" w:eastAsia="Times New Roman" w:hAnsi="Calibri Light" w:cs="Times New Roman"/>
          <w:noProof/>
        </w:rPr>
        <w:tab/>
        <w:t xml:space="preserve">Friesen, H.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Characterization of the Yeast Amphiphysins Rvs161p and Rvs167p Reveals Roles for the Rvs Heterodimer In Vivo.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1306–1321 (2006).</w:t>
      </w:r>
    </w:p>
    <w:p w14:paraId="2005B5A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77.</w:t>
      </w:r>
      <w:r w:rsidRPr="00350DA1">
        <w:rPr>
          <w:rFonts w:ascii="Calibri Light" w:eastAsia="Times New Roman" w:hAnsi="Calibri Light" w:cs="Times New Roman"/>
          <w:noProof/>
        </w:rPr>
        <w:tab/>
        <w:t xml:space="preserve">Aghamohammadazadeh, S. &amp; Ayscough, K. R. Under Pressure: the Differential Requirements for Actin during Yeast and Mammalian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1039–1042 (2009).</w:t>
      </w:r>
    </w:p>
    <w:p w14:paraId="16177D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78.</w:t>
      </w:r>
      <w:r w:rsidRPr="00350DA1">
        <w:rPr>
          <w:rFonts w:ascii="Calibri Light" w:eastAsia="Times New Roman" w:hAnsi="Calibri Light" w:cs="Times New Roman"/>
          <w:noProof/>
        </w:rPr>
        <w:tab/>
        <w:t xml:space="preserve">Kübler, E. &amp; Riezman, H. Actin and fimbrin are required for the internalization step of endocytosis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w:t>
      </w:r>
      <w:r w:rsidRPr="00350DA1">
        <w:rPr>
          <w:rFonts w:ascii="Calibri Light" w:eastAsia="Times New Roman" w:hAnsi="Calibri Light" w:cs="Times New Roman"/>
          <w:noProof/>
        </w:rPr>
        <w:t xml:space="preserve"> 2855–2862 (1993).</w:t>
      </w:r>
    </w:p>
    <w:p w14:paraId="1E41CDA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79.</w:t>
      </w:r>
      <w:r w:rsidRPr="00350DA1">
        <w:rPr>
          <w:rFonts w:ascii="Calibri Light" w:eastAsia="Times New Roman" w:hAnsi="Calibri Light" w:cs="Times New Roman"/>
          <w:noProof/>
        </w:rPr>
        <w:tab/>
        <w:t xml:space="preserve">Rooij, I. I. S. -d.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 role for the dynamin-like protein Vps1 during endocytosis in yeast. </w:t>
      </w:r>
      <w:r w:rsidRPr="00350DA1">
        <w:rPr>
          <w:rFonts w:ascii="Calibri Light" w:eastAsia="Times New Roman" w:hAnsi="Calibri Light" w:cs="Times New Roman"/>
          <w:i/>
          <w:iCs/>
          <w:noProof/>
        </w:rPr>
        <w:t>J. Cell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123,</w:t>
      </w:r>
      <w:r w:rsidRPr="00350DA1">
        <w:rPr>
          <w:rFonts w:ascii="Calibri Light" w:eastAsia="Times New Roman" w:hAnsi="Calibri Light" w:cs="Times New Roman"/>
          <w:noProof/>
        </w:rPr>
        <w:t xml:space="preserve"> 3496–3506 (2010).</w:t>
      </w:r>
    </w:p>
    <w:p w14:paraId="5D7C6C7E" w14:textId="77777777" w:rsidR="00350DA1" w:rsidRPr="00D0127F"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80.</w:t>
      </w:r>
      <w:r w:rsidRPr="00350DA1">
        <w:rPr>
          <w:rFonts w:ascii="Calibri Light" w:eastAsia="Times New Roman" w:hAnsi="Calibri Light" w:cs="Times New Roman"/>
          <w:noProof/>
        </w:rPr>
        <w:tab/>
        <w:t xml:space="preserve">Liu, J., Kaksonen, M., Drubin, D. G. &amp; Oster, G. Endocytic vesicle scission by lipid phase boundary forces. </w:t>
      </w:r>
      <w:r w:rsidRPr="00D0127F">
        <w:rPr>
          <w:rFonts w:ascii="Calibri Light" w:eastAsia="Times New Roman" w:hAnsi="Calibri Light" w:cs="Times New Roman"/>
          <w:i/>
          <w:iCs/>
          <w:noProof/>
        </w:rPr>
        <w:t>Proc. Natl. Acad. Sci. U. S. A.</w:t>
      </w:r>
      <w:r w:rsidRPr="00D0127F">
        <w:rPr>
          <w:rFonts w:ascii="Calibri Light" w:eastAsia="Times New Roman" w:hAnsi="Calibri Light" w:cs="Times New Roman"/>
          <w:noProof/>
        </w:rPr>
        <w:t xml:space="preserve"> </w:t>
      </w:r>
      <w:r w:rsidRPr="00D0127F">
        <w:rPr>
          <w:rFonts w:ascii="Calibri Light" w:eastAsia="Times New Roman" w:hAnsi="Calibri Light" w:cs="Times New Roman"/>
          <w:b/>
          <w:bCs/>
          <w:noProof/>
        </w:rPr>
        <w:t>103,</w:t>
      </w:r>
      <w:r w:rsidRPr="00D0127F">
        <w:rPr>
          <w:rFonts w:ascii="Calibri Light" w:eastAsia="Times New Roman" w:hAnsi="Calibri Light" w:cs="Times New Roman"/>
          <w:noProof/>
        </w:rPr>
        <w:t xml:space="preserve"> 10277–82 (2006).</w:t>
      </w:r>
    </w:p>
    <w:p w14:paraId="095B074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D0127F">
        <w:rPr>
          <w:rFonts w:ascii="Calibri Light" w:eastAsia="Times New Roman" w:hAnsi="Calibri Light" w:cs="Times New Roman"/>
          <w:noProof/>
        </w:rPr>
        <w:t>81.</w:t>
      </w:r>
      <w:r w:rsidRPr="00D0127F">
        <w:rPr>
          <w:rFonts w:ascii="Calibri Light" w:eastAsia="Times New Roman" w:hAnsi="Calibri Light" w:cs="Times New Roman"/>
          <w:noProof/>
        </w:rPr>
        <w:tab/>
        <w:t xml:space="preserve">Simunovic, M. </w:t>
      </w:r>
      <w:r w:rsidRPr="00D0127F">
        <w:rPr>
          <w:rFonts w:ascii="Calibri Light" w:eastAsia="Times New Roman" w:hAnsi="Calibri Light" w:cs="Times New Roman"/>
          <w:i/>
          <w:iCs/>
          <w:noProof/>
        </w:rPr>
        <w:t>et al.</w:t>
      </w:r>
      <w:r w:rsidRPr="00D0127F">
        <w:rPr>
          <w:rFonts w:ascii="Calibri Light" w:eastAsia="Times New Roman" w:hAnsi="Calibri Light" w:cs="Times New Roman"/>
          <w:noProof/>
        </w:rPr>
        <w:t xml:space="preserve"> </w:t>
      </w:r>
      <w:r w:rsidRPr="00350DA1">
        <w:rPr>
          <w:rFonts w:ascii="Calibri Light" w:eastAsia="Times New Roman" w:hAnsi="Calibri Light" w:cs="Times New Roman"/>
          <w:noProof/>
        </w:rPr>
        <w:t xml:space="preserve">Friction Mediates Scission of Tubular Membranes Scaffolded by BAR Proteins.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170,</w:t>
      </w:r>
      <w:r w:rsidRPr="00350DA1">
        <w:rPr>
          <w:rFonts w:ascii="Calibri Light" w:eastAsia="Times New Roman" w:hAnsi="Calibri Light" w:cs="Times New Roman"/>
          <w:noProof/>
        </w:rPr>
        <w:t xml:space="preserve"> 1–13 (2017).</w:t>
      </w:r>
    </w:p>
    <w:p w14:paraId="0432D8A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82.</w:t>
      </w:r>
      <w:r w:rsidRPr="00350DA1">
        <w:rPr>
          <w:rFonts w:ascii="Calibri Light" w:eastAsia="Times New Roman" w:hAnsi="Calibri Light" w:cs="Times New Roman"/>
          <w:noProof/>
        </w:rPr>
        <w:tab/>
        <w:t xml:space="preserve">Snead, W.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BAR scaffolds drive membrane fission by crowding disordered domains. </w:t>
      </w:r>
      <w:r w:rsidRPr="00350DA1">
        <w:rPr>
          <w:rFonts w:ascii="Calibri Light" w:eastAsia="Times New Roman" w:hAnsi="Calibri Light" w:cs="Times New Roman"/>
          <w:i/>
          <w:iCs/>
          <w:noProof/>
        </w:rPr>
        <w:t>bioRxiv</w:t>
      </w:r>
      <w:r w:rsidRPr="00350DA1">
        <w:rPr>
          <w:rFonts w:ascii="Calibri Light" w:eastAsia="Times New Roman" w:hAnsi="Calibri Light" w:cs="Times New Roman"/>
          <w:noProof/>
        </w:rPr>
        <w:t xml:space="preserve"> 276147 (2018). doi:10.1101/276147</w:t>
      </w:r>
    </w:p>
    <w:p w14:paraId="2DAF534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83.</w:t>
      </w:r>
      <w:r w:rsidRPr="00350DA1">
        <w:rPr>
          <w:rFonts w:ascii="Calibri Light" w:eastAsia="Times New Roman" w:hAnsi="Calibri Light" w:cs="Times New Roman"/>
          <w:noProof/>
        </w:rPr>
        <w:tab/>
        <w:t xml:space="preserve">Dmitrieff, S. &amp; Nédélec, F. Membrane Mechanics of Endocytosis in Cells with Turgor. </w:t>
      </w:r>
      <w:r w:rsidRPr="00350DA1">
        <w:rPr>
          <w:rFonts w:ascii="Calibri Light" w:eastAsia="Times New Roman" w:hAnsi="Calibri Light" w:cs="Times New Roman"/>
          <w:i/>
          <w:iCs/>
          <w:noProof/>
        </w:rPr>
        <w:t>PLoS Comput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e1004538 (2015).</w:t>
      </w:r>
    </w:p>
    <w:p w14:paraId="3A1B340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84.</w:t>
      </w:r>
      <w:r w:rsidRPr="00350DA1">
        <w:rPr>
          <w:rFonts w:ascii="Calibri Light" w:eastAsia="Times New Roman" w:hAnsi="Calibri Light" w:cs="Times New Roman"/>
          <w:noProof/>
        </w:rPr>
        <w:tab/>
        <w:t xml:space="preserve">Boucrot, E.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Membrane Fission Is Promoted by Insertion of Amphipathic Helices and Is Restricted by Crescent BAR Domains.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149,</w:t>
      </w:r>
      <w:r w:rsidRPr="00350DA1">
        <w:rPr>
          <w:rFonts w:ascii="Calibri Light" w:eastAsia="Times New Roman" w:hAnsi="Calibri Light" w:cs="Times New Roman"/>
          <w:noProof/>
        </w:rPr>
        <w:t xml:space="preserve"> 124–136s (2012).</w:t>
      </w:r>
    </w:p>
    <w:p w14:paraId="40A874F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85.</w:t>
      </w:r>
      <w:r w:rsidRPr="00350DA1">
        <w:rPr>
          <w:rFonts w:ascii="Calibri Light" w:eastAsia="Times New Roman" w:hAnsi="Calibri Light" w:cs="Times New Roman"/>
          <w:noProof/>
        </w:rPr>
        <w:tab/>
        <w:t xml:space="preserve">Ren, G., Vajjhala, P., Lee, J. S., Winsor, B. &amp; Munn, A. L. The BAR domain proteins: molding membranes in fission, fusion, and phagy. </w:t>
      </w:r>
      <w:r w:rsidRPr="00350DA1">
        <w:rPr>
          <w:rFonts w:ascii="Calibri Light" w:eastAsia="Times New Roman" w:hAnsi="Calibri Light" w:cs="Times New Roman"/>
          <w:i/>
          <w:iCs/>
          <w:noProof/>
        </w:rPr>
        <w:t>Microbiol. Mol. Biol. Rev.</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70,</w:t>
      </w:r>
      <w:r w:rsidRPr="00350DA1">
        <w:rPr>
          <w:rFonts w:ascii="Calibri Light" w:eastAsia="Times New Roman" w:hAnsi="Calibri Light" w:cs="Times New Roman"/>
          <w:noProof/>
        </w:rPr>
        <w:t xml:space="preserve"> 37–120 (2006).</w:t>
      </w:r>
    </w:p>
    <w:p w14:paraId="199D1C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86.</w:t>
      </w:r>
      <w:r w:rsidRPr="00350DA1">
        <w:rPr>
          <w:rFonts w:ascii="Calibri Light" w:eastAsia="Times New Roman" w:hAnsi="Calibri Light" w:cs="Times New Roman"/>
          <w:noProof/>
        </w:rPr>
        <w:tab/>
        <w:t xml:space="preserve">Sakamuro, D., Elliott, K. J., Wechsler-Reya, R. &amp; Prendergast, G. C. BIN1 is a novel MYC-interacting protein with features of a tumour suppressor. </w:t>
      </w:r>
      <w:r w:rsidRPr="00350DA1">
        <w:rPr>
          <w:rFonts w:ascii="Calibri Light" w:eastAsia="Times New Roman" w:hAnsi="Calibri Light" w:cs="Times New Roman"/>
          <w:i/>
          <w:iCs/>
          <w:noProof/>
        </w:rPr>
        <w:t>Nat.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w:t>
      </w:r>
      <w:r w:rsidRPr="00350DA1">
        <w:rPr>
          <w:rFonts w:ascii="Calibri Light" w:eastAsia="Times New Roman" w:hAnsi="Calibri Light" w:cs="Times New Roman"/>
          <w:noProof/>
        </w:rPr>
        <w:t xml:space="preserve"> 69–77 (1996).</w:t>
      </w:r>
    </w:p>
    <w:p w14:paraId="3B66A6D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87.</w:t>
      </w:r>
      <w:r w:rsidRPr="00350DA1">
        <w:rPr>
          <w:rFonts w:ascii="Calibri Light" w:eastAsia="Times New Roman" w:hAnsi="Calibri Light" w:cs="Times New Roman"/>
          <w:noProof/>
        </w:rPr>
        <w:tab/>
        <w:t xml:space="preserve">Peter, B. J.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BAR Domains as Sensors of Membrane Curvature: The Amphiphysin BAR Structure. </w:t>
      </w:r>
      <w:r w:rsidRPr="00350DA1">
        <w:rPr>
          <w:rFonts w:ascii="Calibri Light" w:eastAsia="Times New Roman" w:hAnsi="Calibri Light" w:cs="Times New Roman"/>
          <w:i/>
          <w:iCs/>
          <w:noProof/>
        </w:rPr>
        <w:t>Science (80-. ).</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303,</w:t>
      </w:r>
      <w:r w:rsidRPr="00350DA1">
        <w:rPr>
          <w:rFonts w:ascii="Calibri Light" w:eastAsia="Times New Roman" w:hAnsi="Calibri Light" w:cs="Times New Roman"/>
          <w:noProof/>
        </w:rPr>
        <w:t xml:space="preserve"> 495–499 (2004).</w:t>
      </w:r>
    </w:p>
    <w:p w14:paraId="6C1C1D3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88.</w:t>
      </w:r>
      <w:r w:rsidRPr="00350DA1">
        <w:rPr>
          <w:rFonts w:ascii="Calibri Light" w:eastAsia="Times New Roman" w:hAnsi="Calibri Light" w:cs="Times New Roman"/>
          <w:noProof/>
        </w:rPr>
        <w:tab/>
        <w:t xml:space="preserve">Kozlovsky, Y. &amp; Kozlov, M. M. Membrane fission: model for intermediate structures. </w:t>
      </w:r>
      <w:r w:rsidRPr="00350DA1">
        <w:rPr>
          <w:rFonts w:ascii="Calibri Light" w:eastAsia="Times New Roman" w:hAnsi="Calibri Light" w:cs="Times New Roman"/>
          <w:i/>
          <w:iCs/>
          <w:noProof/>
        </w:rPr>
        <w:t>Biophys.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85,</w:t>
      </w:r>
      <w:r w:rsidRPr="00350DA1">
        <w:rPr>
          <w:rFonts w:ascii="Calibri Light" w:eastAsia="Times New Roman" w:hAnsi="Calibri Light" w:cs="Times New Roman"/>
          <w:noProof/>
        </w:rPr>
        <w:t xml:space="preserve"> 85–96 (2003).</w:t>
      </w:r>
    </w:p>
    <w:p w14:paraId="0D9991E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89.</w:t>
      </w:r>
      <w:r w:rsidRPr="00350DA1">
        <w:rPr>
          <w:rFonts w:ascii="Calibri Light" w:eastAsia="Times New Roman" w:hAnsi="Calibri Light" w:cs="Times New Roman"/>
          <w:noProof/>
        </w:rPr>
        <w:tab/>
        <w:t xml:space="preserve">Jennifer L Gallop, C. C. J. Mechanism of endophilin N-BAR domain-mediated membrane curvature.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w:t>
      </w:r>
      <w:r w:rsidRPr="00350DA1">
        <w:rPr>
          <w:rFonts w:ascii="Calibri Light" w:eastAsia="Times New Roman" w:hAnsi="Calibri Light" w:cs="Times New Roman"/>
          <w:noProof/>
        </w:rPr>
        <w:t xml:space="preserve"> 2898–910 (2006).</w:t>
      </w:r>
    </w:p>
    <w:p w14:paraId="577F63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90.</w:t>
      </w:r>
      <w:r w:rsidRPr="00350DA1">
        <w:rPr>
          <w:rFonts w:ascii="Calibri Light" w:eastAsia="Times New Roman" w:hAnsi="Calibri Light" w:cs="Times New Roman"/>
          <w:noProof/>
        </w:rPr>
        <w:tab/>
        <w:t xml:space="preserve">Shimada,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Curved EFC/F-BAR-domain dimers are joined end to end into a filament for membrane invagination in endocytosis.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129,</w:t>
      </w:r>
      <w:r w:rsidRPr="00350DA1">
        <w:rPr>
          <w:rFonts w:ascii="Calibri Light" w:eastAsia="Times New Roman" w:hAnsi="Calibri Light" w:cs="Times New Roman"/>
          <w:noProof/>
        </w:rPr>
        <w:t xml:space="preserve"> 761–772 (2007).</w:t>
      </w:r>
    </w:p>
    <w:p w14:paraId="4D208B84"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91.</w:t>
      </w:r>
      <w:r w:rsidRPr="00350DA1">
        <w:rPr>
          <w:rFonts w:ascii="Calibri Light" w:eastAsia="Times New Roman" w:hAnsi="Calibri Light" w:cs="Times New Roman"/>
          <w:noProof/>
        </w:rPr>
        <w:tab/>
        <w:t xml:space="preserve">Mim, C.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Structural basis of membrane bending by the N-BAR protein endophilin.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149,</w:t>
      </w:r>
      <w:r w:rsidRPr="00350DA1">
        <w:rPr>
          <w:rFonts w:ascii="Calibri Light" w:eastAsia="Times New Roman" w:hAnsi="Calibri Light" w:cs="Times New Roman"/>
          <w:noProof/>
        </w:rPr>
        <w:t xml:space="preserve"> 137–145 (2012).</w:t>
      </w:r>
    </w:p>
    <w:p w14:paraId="7495175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92.</w:t>
      </w:r>
      <w:r w:rsidRPr="00350DA1">
        <w:rPr>
          <w:rFonts w:ascii="Calibri Light" w:eastAsia="Times New Roman" w:hAnsi="Calibri Light" w:cs="Times New Roman"/>
          <w:noProof/>
        </w:rPr>
        <w:tab/>
        <w:t xml:space="preserve">Sorre, B.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Nature of curvature coupling of amphiphysin with membranes depends on its bound density.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109,</w:t>
      </w:r>
      <w:r w:rsidRPr="00350DA1">
        <w:rPr>
          <w:rFonts w:ascii="Calibri Light" w:eastAsia="Times New Roman" w:hAnsi="Calibri Light" w:cs="Times New Roman"/>
          <w:noProof/>
        </w:rPr>
        <w:t xml:space="preserve"> 173–178 (2012).</w:t>
      </w:r>
    </w:p>
    <w:p w14:paraId="16ADADB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93.</w:t>
      </w:r>
      <w:r w:rsidRPr="00350DA1">
        <w:rPr>
          <w:rFonts w:ascii="Calibri Light" w:eastAsia="Times New Roman" w:hAnsi="Calibri Light" w:cs="Times New Roman"/>
          <w:noProof/>
        </w:rPr>
        <w:tab/>
        <w:t xml:space="preserve">Takei, K., Slepnev, V. I., Haucke, V. &amp; De Camilli, P. Functional partnership between amphiphysin and dynamin in clathrin-mediated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w:t>
      </w:r>
      <w:r w:rsidRPr="00350DA1">
        <w:rPr>
          <w:rFonts w:ascii="Calibri Light" w:eastAsia="Times New Roman" w:hAnsi="Calibri Light" w:cs="Times New Roman"/>
          <w:noProof/>
        </w:rPr>
        <w:t xml:space="preserve"> 33–39 (1999).</w:t>
      </w:r>
    </w:p>
    <w:p w14:paraId="1FEE0D0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94.</w:t>
      </w:r>
      <w:r w:rsidRPr="00350DA1">
        <w:rPr>
          <w:rFonts w:ascii="Calibri Light" w:eastAsia="Times New Roman" w:hAnsi="Calibri Light" w:cs="Times New Roman"/>
          <w:noProof/>
        </w:rPr>
        <w:tab/>
        <w:t xml:space="preserve">Lee, E.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Amphiphysin 2 (Bin1) and T-tubule biogenesis in muscle.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297,</w:t>
      </w:r>
      <w:r w:rsidRPr="00350DA1">
        <w:rPr>
          <w:rFonts w:ascii="Calibri Light" w:eastAsia="Times New Roman" w:hAnsi="Calibri Light" w:cs="Times New Roman"/>
          <w:noProof/>
        </w:rPr>
        <w:t xml:space="preserve"> 1193–6 (2002).</w:t>
      </w:r>
    </w:p>
    <w:p w14:paraId="0A76FE0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95.</w:t>
      </w:r>
      <w:r w:rsidRPr="00350DA1">
        <w:rPr>
          <w:rFonts w:ascii="Calibri Light" w:eastAsia="Times New Roman" w:hAnsi="Calibri Light" w:cs="Times New Roman"/>
          <w:noProof/>
        </w:rPr>
        <w:tab/>
        <w:t xml:space="preserve">Razzaq,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Amphiphysin is necessary for organization of the excitation-contraction coupling machinery of muscles, but not for synaptic vesicle endocytosis in Drosophila. </w:t>
      </w:r>
      <w:r w:rsidRPr="00350DA1">
        <w:rPr>
          <w:rFonts w:ascii="Calibri Light" w:eastAsia="Times New Roman" w:hAnsi="Calibri Light" w:cs="Times New Roman"/>
          <w:i/>
          <w:iCs/>
          <w:noProof/>
        </w:rPr>
        <w:t>Genes Dev.</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w:t>
      </w:r>
      <w:r w:rsidRPr="00350DA1">
        <w:rPr>
          <w:rFonts w:ascii="Calibri Light" w:eastAsia="Times New Roman" w:hAnsi="Calibri Light" w:cs="Times New Roman"/>
          <w:noProof/>
        </w:rPr>
        <w:t xml:space="preserve"> 2967–79 (2001).</w:t>
      </w:r>
    </w:p>
    <w:p w14:paraId="11FBC0F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96.</w:t>
      </w:r>
      <w:r w:rsidRPr="00350DA1">
        <w:rPr>
          <w:rFonts w:ascii="Calibri Light" w:eastAsia="Times New Roman" w:hAnsi="Calibri Light" w:cs="Times New Roman"/>
          <w:noProof/>
        </w:rPr>
        <w:tab/>
        <w:t xml:space="preserve">Giachino, C.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 Novel SH3-Containing Human Gene Family Preferentially Expressed in the Central Nervous System. </w:t>
      </w:r>
      <w:r w:rsidRPr="00350DA1">
        <w:rPr>
          <w:rFonts w:ascii="Calibri Light" w:eastAsia="Times New Roman" w:hAnsi="Calibri Light" w:cs="Times New Roman"/>
          <w:i/>
          <w:iCs/>
          <w:noProof/>
        </w:rPr>
        <w:t>Genomics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w:t>
      </w:r>
      <w:r w:rsidRPr="00350DA1">
        <w:rPr>
          <w:rFonts w:ascii="Calibri Light" w:eastAsia="Times New Roman" w:hAnsi="Calibri Light" w:cs="Times New Roman"/>
          <w:noProof/>
        </w:rPr>
        <w:t xml:space="preserve"> 427–434 (1997).</w:t>
      </w:r>
    </w:p>
    <w:p w14:paraId="022576B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97.</w:t>
      </w:r>
      <w:r w:rsidRPr="00350DA1">
        <w:rPr>
          <w:rFonts w:ascii="Calibri Light" w:eastAsia="Times New Roman" w:hAnsi="Calibri Light" w:cs="Times New Roman"/>
          <w:noProof/>
        </w:rPr>
        <w:tab/>
        <w:t xml:space="preserve">Micheva, K. D., Ramjaun%, A. R., Kay, B. K. &amp; Mcpherson, P. S. SH3 domain-dependent interactions of endophilin with amphiphysin.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414,</w:t>
      </w:r>
      <w:r w:rsidRPr="00350DA1">
        <w:rPr>
          <w:rFonts w:ascii="Calibri Light" w:eastAsia="Times New Roman" w:hAnsi="Calibri Light" w:cs="Times New Roman"/>
          <w:noProof/>
        </w:rPr>
        <w:t xml:space="preserve"> 308–312 (1997).</w:t>
      </w:r>
    </w:p>
    <w:p w14:paraId="7248989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98.</w:t>
      </w:r>
      <w:r w:rsidRPr="00350DA1">
        <w:rPr>
          <w:rFonts w:ascii="Calibri Light" w:eastAsia="Times New Roman" w:hAnsi="Calibri Light" w:cs="Times New Roman"/>
          <w:noProof/>
        </w:rPr>
        <w:tab/>
        <w:t xml:space="preserve">Weissenhorn, W. Crystal Structure of the Endophilin-A1 BAR Domain. </w:t>
      </w:r>
      <w:r w:rsidRPr="00350DA1">
        <w:rPr>
          <w:rFonts w:ascii="Calibri Light" w:eastAsia="Times New Roman" w:hAnsi="Calibri Light" w:cs="Times New Roman"/>
          <w:i/>
          <w:iCs/>
          <w:noProof/>
        </w:rPr>
        <w:t>J. Mol.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653–661 (2005).</w:t>
      </w:r>
    </w:p>
    <w:p w14:paraId="661366B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99.</w:t>
      </w:r>
      <w:r w:rsidRPr="00350DA1">
        <w:rPr>
          <w:rFonts w:ascii="Calibri Light" w:eastAsia="Times New Roman" w:hAnsi="Calibri Light" w:cs="Times New Roman"/>
          <w:noProof/>
        </w:rPr>
        <w:tab/>
        <w:t xml:space="preserve">Huttner, W. B. &amp; Schmidt, A. Lipids, lipid modification and lipid–protein interaction in membrane budding and fission — insights from the roles of endophilin A1 and synaptophysin in synaptic vesicle endocytosis. </w:t>
      </w:r>
      <w:r w:rsidRPr="00350DA1">
        <w:rPr>
          <w:rFonts w:ascii="Calibri Light" w:eastAsia="Times New Roman" w:hAnsi="Calibri Light" w:cs="Times New Roman"/>
          <w:i/>
          <w:iCs/>
          <w:noProof/>
        </w:rPr>
        <w:t>Curr. Opin. Neurobiol.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543–551 (2000).</w:t>
      </w:r>
    </w:p>
    <w:p w14:paraId="1159A8A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100.</w:t>
      </w:r>
      <w:r w:rsidRPr="00350DA1">
        <w:rPr>
          <w:rFonts w:ascii="Calibri Light" w:eastAsia="Times New Roman" w:hAnsi="Calibri Light" w:cs="Times New Roman"/>
          <w:noProof/>
        </w:rPr>
        <w:tab/>
        <w:t xml:space="preserve">Gallop, J. L., Butler, P. J. G. &amp; McMahon, H. T. Endophilin and CtBP/BARS are not acyl transferases in endocytosis or Golgi fission.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438,</w:t>
      </w:r>
      <w:r w:rsidRPr="00350DA1">
        <w:rPr>
          <w:rFonts w:ascii="Calibri Light" w:eastAsia="Times New Roman" w:hAnsi="Calibri Light" w:cs="Times New Roman"/>
          <w:noProof/>
        </w:rPr>
        <w:t xml:space="preserve"> 675–678 (2005).</w:t>
      </w:r>
    </w:p>
    <w:p w14:paraId="37A7941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101.</w:t>
      </w:r>
      <w:r w:rsidRPr="00350DA1">
        <w:rPr>
          <w:rFonts w:ascii="Calibri Light" w:eastAsia="Times New Roman" w:hAnsi="Calibri Light" w:cs="Times New Roman"/>
          <w:noProof/>
        </w:rPr>
        <w:tab/>
        <w:t xml:space="preserve">Otsuki, M., Itoh, T. &amp; Takenawa, T. Neural Wiskott-Aldrich Syndrome Protein Is Recruited to Rafts and Associates with Endophilin A in Response to Epidermal Growth Factor.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278,</w:t>
      </w:r>
      <w:r w:rsidRPr="00350DA1">
        <w:rPr>
          <w:rFonts w:ascii="Calibri Light" w:eastAsia="Times New Roman" w:hAnsi="Calibri Light" w:cs="Times New Roman"/>
          <w:noProof/>
        </w:rPr>
        <w:t xml:space="preserve"> 6461–6469 (2003).</w:t>
      </w:r>
    </w:p>
    <w:p w14:paraId="32E806A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102.</w:t>
      </w:r>
      <w:r w:rsidRPr="00350DA1">
        <w:rPr>
          <w:rFonts w:ascii="Calibri Light" w:eastAsia="Times New Roman" w:hAnsi="Calibri Light" w:cs="Times New Roman"/>
          <w:noProof/>
        </w:rPr>
        <w:tab/>
        <w:t xml:space="preserve">Crouzet, M., Urdaci, M., Dulau, L. &amp; Aigle, M. Yeast mutant affected for viability upon nutrient starvation: characterization and cloning of the RVS161 gene. </w:t>
      </w:r>
      <w:r w:rsidRPr="00350DA1">
        <w:rPr>
          <w:rFonts w:ascii="Calibri Light" w:eastAsia="Times New Roman" w:hAnsi="Calibri Light" w:cs="Times New Roman"/>
          <w:i/>
          <w:iCs/>
          <w:noProof/>
        </w:rPr>
        <w:t>Yeast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w:t>
      </w:r>
      <w:r w:rsidRPr="00350DA1">
        <w:rPr>
          <w:rFonts w:ascii="Calibri Light" w:eastAsia="Times New Roman" w:hAnsi="Calibri Light" w:cs="Times New Roman"/>
          <w:noProof/>
        </w:rPr>
        <w:t xml:space="preserve"> 727–43 (1991).</w:t>
      </w:r>
    </w:p>
    <w:p w14:paraId="0A53EA2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103.</w:t>
      </w:r>
      <w:r w:rsidRPr="00350DA1">
        <w:rPr>
          <w:rFonts w:ascii="Calibri Light" w:eastAsia="Times New Roman" w:hAnsi="Calibri Light" w:cs="Times New Roman"/>
          <w:noProof/>
        </w:rPr>
        <w:tab/>
        <w:t xml:space="preserve">Lombardi, R. &amp; Riezman, H. Rvs161p and Rvs167p, the Two Yeast Amphiphysin Homologs, Function Together in Vivo.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276,</w:t>
      </w:r>
      <w:r w:rsidRPr="00350DA1">
        <w:rPr>
          <w:rFonts w:ascii="Calibri Light" w:eastAsia="Times New Roman" w:hAnsi="Calibri Light" w:cs="Times New Roman"/>
          <w:noProof/>
        </w:rPr>
        <w:t xml:space="preserve"> 6016–6022 (2001).</w:t>
      </w:r>
    </w:p>
    <w:p w14:paraId="504B419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104.</w:t>
      </w:r>
      <w:r w:rsidRPr="00350DA1">
        <w:rPr>
          <w:rFonts w:ascii="Calibri Light" w:eastAsia="Times New Roman" w:hAnsi="Calibri Light" w:cs="Times New Roman"/>
          <w:noProof/>
        </w:rPr>
        <w:tab/>
        <w:t xml:space="preserve">Sivadon, P., Crouzet, M. &amp; Aigle, M. Functional assessment of the yeast Rvs161 and Rvs167 protein domains.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417,</w:t>
      </w:r>
      <w:r w:rsidRPr="00350DA1">
        <w:rPr>
          <w:rFonts w:ascii="Calibri Light" w:eastAsia="Times New Roman" w:hAnsi="Calibri Light" w:cs="Times New Roman"/>
          <w:noProof/>
        </w:rPr>
        <w:t xml:space="preserve"> 21–27 (1997).</w:t>
      </w:r>
    </w:p>
    <w:p w14:paraId="72214D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105.</w:t>
      </w:r>
      <w:r w:rsidRPr="00350DA1">
        <w:rPr>
          <w:rFonts w:ascii="Calibri Light" w:eastAsia="Times New Roman" w:hAnsi="Calibri Light" w:cs="Times New Roman"/>
          <w:noProof/>
        </w:rPr>
        <w:tab/>
        <w:t xml:space="preserve">Boeke, 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Quantification of cytosolic interactions identifies Ede1 oligomers as key organizers of endocytosis. </w:t>
      </w:r>
      <w:r w:rsidRPr="00350DA1">
        <w:rPr>
          <w:rFonts w:ascii="Calibri Light" w:eastAsia="Times New Roman" w:hAnsi="Calibri Light" w:cs="Times New Roman"/>
          <w:i/>
          <w:iCs/>
          <w:noProof/>
        </w:rPr>
        <w:t>Mol. Syst.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756–756 (2014).</w:t>
      </w:r>
    </w:p>
    <w:p w14:paraId="02B921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106.</w:t>
      </w:r>
      <w:r w:rsidRPr="00350DA1">
        <w:rPr>
          <w:rFonts w:ascii="Calibri Light" w:eastAsia="Times New Roman" w:hAnsi="Calibri Light" w:cs="Times New Roman"/>
          <w:noProof/>
        </w:rPr>
        <w:tab/>
        <w:t xml:space="preserve">Brizzio, V., Gammie, A. E. &amp; Rose, M. D. Rvs161p interacts with Fus2p to promote cell fusion in Saccharomyces cerevisiae.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567–84 (1998).</w:t>
      </w:r>
    </w:p>
    <w:p w14:paraId="13526EF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107.</w:t>
      </w:r>
      <w:r w:rsidRPr="00350DA1">
        <w:rPr>
          <w:rFonts w:ascii="Calibri Light" w:eastAsia="Times New Roman" w:hAnsi="Calibri Light" w:cs="Times New Roman"/>
          <w:noProof/>
        </w:rPr>
        <w:tab/>
        <w:t xml:space="preserve">Sivadon, P., Crouzet, M. &amp; Aigle, M. Functional assessment of the yeast Rvs161 and Rvs167 protein domains.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417,</w:t>
      </w:r>
      <w:r w:rsidRPr="00350DA1">
        <w:rPr>
          <w:rFonts w:ascii="Calibri Light" w:eastAsia="Times New Roman" w:hAnsi="Calibri Light" w:cs="Times New Roman"/>
          <w:noProof/>
        </w:rPr>
        <w:t xml:space="preserve"> 21–27 (1997).</w:t>
      </w:r>
    </w:p>
    <w:p w14:paraId="5C76F99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108.</w:t>
      </w:r>
      <w:r w:rsidRPr="00350DA1">
        <w:rPr>
          <w:rFonts w:ascii="Calibri Light" w:eastAsia="Times New Roman" w:hAnsi="Calibri Light" w:cs="Times New Roman"/>
          <w:noProof/>
        </w:rPr>
        <w:tab/>
        <w:t xml:space="preserve">Sivadon, P., Bauer, F., Aigle, M. &amp; Crouzet, M. Actin cytoskeleton and budding pattern are altered in the yeast rvs161 mutant: the Rvs161 protein shares common domains with the brain protein amphiphysin. </w:t>
      </w:r>
      <w:r w:rsidRPr="00350DA1">
        <w:rPr>
          <w:rFonts w:ascii="Calibri Light" w:eastAsia="Times New Roman" w:hAnsi="Calibri Light" w:cs="Times New Roman"/>
          <w:i/>
          <w:iCs/>
          <w:noProof/>
        </w:rPr>
        <w:t>Mol. Gen.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246,</w:t>
      </w:r>
      <w:r w:rsidRPr="00350DA1">
        <w:rPr>
          <w:rFonts w:ascii="Calibri Light" w:eastAsia="Times New Roman" w:hAnsi="Calibri Light" w:cs="Times New Roman"/>
          <w:noProof/>
        </w:rPr>
        <w:t xml:space="preserve"> 485–95 (1995).</w:t>
      </w:r>
    </w:p>
    <w:p w14:paraId="5B5288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109.</w:t>
      </w:r>
      <w:r w:rsidRPr="00350DA1">
        <w:rPr>
          <w:rFonts w:ascii="Calibri Light" w:eastAsia="Times New Roman" w:hAnsi="Calibri Light" w:cs="Times New Roman"/>
          <w:noProof/>
        </w:rPr>
        <w:tab/>
        <w:t xml:space="preserve">Toume, M. &amp; Tani, M. Yeast lacking the amphiphysin family protein Rvs167 is sensitive to disruptions in sphingolipid levels. </w:t>
      </w:r>
      <w:r w:rsidRPr="00350DA1">
        <w:rPr>
          <w:rFonts w:ascii="Calibri Light" w:eastAsia="Times New Roman" w:hAnsi="Calibri Light" w:cs="Times New Roman"/>
          <w:i/>
          <w:iCs/>
          <w:noProof/>
        </w:rPr>
        <w:t>FEBS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283,</w:t>
      </w:r>
      <w:r w:rsidRPr="00350DA1">
        <w:rPr>
          <w:rFonts w:ascii="Calibri Light" w:eastAsia="Times New Roman" w:hAnsi="Calibri Light" w:cs="Times New Roman"/>
          <w:noProof/>
        </w:rPr>
        <w:t xml:space="preserve"> 2911–2928 (2016).</w:t>
      </w:r>
    </w:p>
    <w:p w14:paraId="085BA8D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110.</w:t>
      </w:r>
      <w:r w:rsidRPr="00350DA1">
        <w:rPr>
          <w:rFonts w:ascii="Calibri Light" w:eastAsia="Times New Roman" w:hAnsi="Calibri Light" w:cs="Times New Roman"/>
          <w:noProof/>
        </w:rPr>
        <w:tab/>
        <w:t xml:space="preserve">Bauer, F., Urdaci, M., Aigle, M. &amp; Crouzet, M. Alteration of a yeast SH3 protein leads to conditional viability with defects in cytoskeletal and budding patterns. </w:t>
      </w:r>
      <w:r w:rsidRPr="00350DA1">
        <w:rPr>
          <w:rFonts w:ascii="Calibri Light" w:eastAsia="Times New Roman" w:hAnsi="Calibri Light" w:cs="Times New Roman"/>
          <w:i/>
          <w:iCs/>
          <w:noProof/>
        </w:rPr>
        <w:t>Mol.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13,</w:t>
      </w:r>
      <w:r w:rsidRPr="00350DA1">
        <w:rPr>
          <w:rFonts w:ascii="Calibri Light" w:eastAsia="Times New Roman" w:hAnsi="Calibri Light" w:cs="Times New Roman"/>
          <w:noProof/>
        </w:rPr>
        <w:t xml:space="preserve"> 5070–5084 (1993).</w:t>
      </w:r>
    </w:p>
    <w:p w14:paraId="3F6A0C0A" w14:textId="77777777" w:rsidR="00350DA1" w:rsidRPr="00350DA1" w:rsidRDefault="00350DA1" w:rsidP="00350DA1">
      <w:pPr>
        <w:widowControl w:val="0"/>
        <w:autoSpaceDE w:val="0"/>
        <w:autoSpaceDN w:val="0"/>
        <w:adjustRightInd w:val="0"/>
        <w:ind w:left="640" w:hanging="640"/>
        <w:rPr>
          <w:rFonts w:ascii="Calibri Light" w:hAnsi="Calibri Light"/>
          <w:noProof/>
        </w:rPr>
      </w:pPr>
      <w:r w:rsidRPr="00350DA1">
        <w:rPr>
          <w:rFonts w:ascii="Calibri Light" w:eastAsia="Times New Roman" w:hAnsi="Calibri Light" w:cs="Times New Roman"/>
          <w:noProof/>
        </w:rPr>
        <w:t>111.</w:t>
      </w:r>
      <w:r w:rsidRPr="00350DA1">
        <w:rPr>
          <w:rFonts w:ascii="Calibri Light" w:eastAsia="Times New Roman" w:hAnsi="Calibri Light" w:cs="Times New Roman"/>
          <w:noProof/>
        </w:rPr>
        <w:tab/>
        <w:t xml:space="preserve">Youn, J.-Y.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Dissecting BAR Domain Function in the Yeast Amphiphysins Rvs161 and Rvs167 during Endocytosis.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21,</w:t>
      </w:r>
      <w:r w:rsidRPr="00350DA1">
        <w:rPr>
          <w:rFonts w:ascii="Calibri Light" w:eastAsia="Times New Roman" w:hAnsi="Calibri Light" w:cs="Times New Roman"/>
          <w:noProof/>
        </w:rPr>
        <w:t xml:space="preserve"> 3054–3069 (2010).</w:t>
      </w:r>
    </w:p>
    <w:p w14:paraId="55A026A3" w14:textId="0D886B88" w:rsidR="00BA5E2E" w:rsidRPr="004758CA" w:rsidRDefault="00BA5E2E" w:rsidP="00350DA1">
      <w:pPr>
        <w:widowControl w:val="0"/>
        <w:autoSpaceDE w:val="0"/>
        <w:autoSpaceDN w:val="0"/>
        <w:adjustRightInd w:val="0"/>
        <w:ind w:left="640" w:hanging="640"/>
        <w:rPr>
          <w:rFonts w:ascii="Calibri Light" w:hAnsi="Calibri Light"/>
          <w:noProof/>
        </w:rPr>
      </w:pPr>
      <w:r>
        <w:rPr>
          <w:rFonts w:asciiTheme="majorHAnsi" w:hAnsiTheme="majorHAnsi"/>
        </w:rPr>
        <w:fldChar w:fldCharType="end"/>
      </w:r>
    </w:p>
    <w:sectPr w:rsidR="00BA5E2E" w:rsidRPr="004758CA" w:rsidSect="00533739">
      <w:pgSz w:w="11900" w:h="16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o" w:date="2018-07-27T16:04:00Z" w:initials="MK">
    <w:p w14:paraId="7780483D" w14:textId="251F156D" w:rsidR="00F5763B" w:rsidRDefault="00F5763B">
      <w:pPr>
        <w:pStyle w:val="CommentText"/>
      </w:pPr>
      <w:r>
        <w:rPr>
          <w:rStyle w:val="CommentReference"/>
        </w:rPr>
        <w:annotationRef/>
      </w:r>
      <w:r>
        <w:t>There are no such things as “internal cell” or “external cell”. It should be something like: “the exterior of the cell”.</w:t>
      </w:r>
    </w:p>
  </w:comment>
  <w:comment w:id="1" w:author="Marko" w:date="2018-07-27T16:07:00Z" w:initials="MK">
    <w:p w14:paraId="74291BD5" w14:textId="7C308CEF" w:rsidR="00F5763B" w:rsidRDefault="00F5763B">
      <w:pPr>
        <w:pStyle w:val="CommentText"/>
      </w:pPr>
      <w:r>
        <w:rPr>
          <w:rStyle w:val="CommentReference"/>
        </w:rPr>
        <w:annotationRef/>
      </w:r>
      <w:r>
        <w:t>Haven’t heard this being used as a definition of endocytosis…</w:t>
      </w:r>
    </w:p>
  </w:comment>
  <w:comment w:id="2" w:author="Marko" w:date="2018-07-27T16:08:00Z" w:initials="MK">
    <w:p w14:paraId="2923DE27" w14:textId="0F04EE48" w:rsidR="00F5763B" w:rsidRDefault="00F5763B">
      <w:pPr>
        <w:pStyle w:val="CommentText"/>
      </w:pPr>
      <w:r>
        <w:rPr>
          <w:rStyle w:val="CommentReference"/>
        </w:rPr>
        <w:annotationRef/>
      </w:r>
      <w:r>
        <w:t>Not really a tube in animal cells… maybe “invagination”.</w:t>
      </w:r>
    </w:p>
  </w:comment>
  <w:comment w:id="3" w:author="Marko" w:date="2018-07-27T16:12:00Z" w:initials="MK">
    <w:p w14:paraId="4B35E672" w14:textId="5A661CBF" w:rsidR="00F5763B" w:rsidRDefault="00F5763B">
      <w:pPr>
        <w:pStyle w:val="CommentText"/>
      </w:pPr>
      <w:r>
        <w:rPr>
          <w:rStyle w:val="CommentReference"/>
        </w:rPr>
        <w:annotationRef/>
      </w:r>
      <w:r>
        <w:t>Is this a direct quote from the paper? Technically that is OK when in quotes and cited, but I would avoid direct quotes unless somehow critical. You could easily say what was written in your own words.</w:t>
      </w:r>
    </w:p>
  </w:comment>
  <w:comment w:id="4" w:author="Marko" w:date="2018-07-27T16:15:00Z" w:initials="MK">
    <w:p w14:paraId="584F3887" w14:textId="7A00A868" w:rsidR="00F5763B" w:rsidRDefault="00F5763B">
      <w:pPr>
        <w:pStyle w:val="CommentText"/>
      </w:pPr>
      <w:r>
        <w:rPr>
          <w:rStyle w:val="CommentReference"/>
        </w:rPr>
        <w:annotationRef/>
      </w:r>
      <w:r>
        <w:t>Spell out the genus name when mentioned first.</w:t>
      </w:r>
    </w:p>
  </w:comment>
  <w:comment w:id="5" w:author="Marko" w:date="2018-07-27T16:23:00Z" w:initials="MK">
    <w:p w14:paraId="6B66212F" w14:textId="1112A100" w:rsidR="00F5763B" w:rsidRDefault="00F5763B">
      <w:pPr>
        <w:pStyle w:val="CommentText"/>
      </w:pPr>
      <w:r>
        <w:rPr>
          <w:rStyle w:val="CommentReference"/>
        </w:rPr>
        <w:annotationRef/>
      </w:r>
      <w:r>
        <w:t>This percentage could be different in different cell types and organisms. Is CME responsible for 90% of the uptake in yeast, for example?</w:t>
      </w:r>
    </w:p>
  </w:comment>
  <w:comment w:id="6" w:author="Marko" w:date="2018-07-27T16:25:00Z" w:initials="MK">
    <w:p w14:paraId="658F9CFE" w14:textId="5DD05645" w:rsidR="00F5763B" w:rsidRDefault="00F5763B">
      <w:pPr>
        <w:pStyle w:val="CommentText"/>
      </w:pPr>
      <w:r>
        <w:rPr>
          <w:rStyle w:val="CommentReference"/>
        </w:rPr>
        <w:annotationRef/>
      </w:r>
      <w:r>
        <w:t>I’d rather say “frequency of uptake events”.</w:t>
      </w:r>
    </w:p>
  </w:comment>
  <w:comment w:id="7" w:author="Marko" w:date="2018-07-30T13:28:00Z" w:initials="MK">
    <w:p w14:paraId="70905861" w14:textId="05A0D9FD" w:rsidR="00F5763B" w:rsidRDefault="00F5763B">
      <w:pPr>
        <w:pStyle w:val="CommentText"/>
      </w:pPr>
      <w:r>
        <w:rPr>
          <w:rStyle w:val="CommentReference"/>
        </w:rPr>
        <w:annotationRef/>
      </w:r>
      <w:r>
        <w:t>Add page numbers.</w:t>
      </w:r>
    </w:p>
  </w:comment>
  <w:comment w:id="8" w:author="Marko" w:date="2018-07-30T13:29:00Z" w:initials="MK">
    <w:p w14:paraId="04FD0E14" w14:textId="73E1B79B" w:rsidR="00F5763B" w:rsidRDefault="00F5763B">
      <w:pPr>
        <w:pStyle w:val="CommentText"/>
      </w:pPr>
      <w:r>
        <w:rPr>
          <w:rStyle w:val="CommentReference"/>
        </w:rPr>
        <w:annotationRef/>
      </w:r>
      <w:r>
        <w:t>Spell out the genus</w:t>
      </w:r>
    </w:p>
  </w:comment>
  <w:comment w:id="12" w:author="Marko" w:date="2018-07-30T13:33:00Z" w:initials="MK">
    <w:p w14:paraId="2ED6A9E6" w14:textId="592957CB" w:rsidR="00F5763B" w:rsidRDefault="00F5763B">
      <w:pPr>
        <w:pStyle w:val="CommentText"/>
      </w:pPr>
      <w:r>
        <w:rPr>
          <w:rStyle w:val="CommentReference"/>
        </w:rPr>
        <w:annotationRef/>
      </w:r>
      <w:r>
        <w:t>Unclear sentence. Rewrite.</w:t>
      </w:r>
    </w:p>
  </w:comment>
  <w:comment w:id="15" w:author="Marko" w:date="2018-07-30T13:33:00Z" w:initials="MK">
    <w:p w14:paraId="2219F3C5" w14:textId="11712809" w:rsidR="00F5763B" w:rsidRDefault="00F5763B">
      <w:pPr>
        <w:pStyle w:val="CommentText"/>
      </w:pPr>
      <w:r>
        <w:rPr>
          <w:rStyle w:val="CommentReference"/>
        </w:rPr>
        <w:annotationRef/>
      </w:r>
      <w:r>
        <w:t>The cell wall doesn’t cause the turgor pressure!</w:t>
      </w:r>
    </w:p>
  </w:comment>
  <w:comment w:id="16" w:author="Marko" w:date="2018-07-30T13:34:00Z" w:initials="MK">
    <w:p w14:paraId="37B836AA" w14:textId="483D49F3" w:rsidR="00F5763B" w:rsidRDefault="00F5763B">
      <w:pPr>
        <w:pStyle w:val="CommentText"/>
      </w:pPr>
      <w:r>
        <w:rPr>
          <w:rStyle w:val="CommentReference"/>
        </w:rPr>
        <w:annotationRef/>
      </w:r>
      <w:r>
        <w:t>You didn’t say anything about high force requirements before?</w:t>
      </w:r>
    </w:p>
  </w:comment>
  <w:comment w:id="21" w:author="Marko" w:date="2018-07-30T13:37:00Z" w:initials="MK">
    <w:p w14:paraId="41D27439" w14:textId="40E7B310" w:rsidR="00F5763B" w:rsidRDefault="00F5763B">
      <w:pPr>
        <w:pStyle w:val="CommentText"/>
      </w:pPr>
      <w:r>
        <w:rPr>
          <w:rStyle w:val="CommentReference"/>
        </w:rPr>
        <w:annotationRef/>
      </w:r>
      <w:r>
        <w:t>Variable how?</w:t>
      </w:r>
    </w:p>
  </w:comment>
  <w:comment w:id="34" w:author="Marko" w:date="2018-07-30T13:51:00Z" w:initials="MK">
    <w:p w14:paraId="637CCCB1" w14:textId="14D90819" w:rsidR="00F5763B" w:rsidRDefault="00F5763B">
      <w:pPr>
        <w:pStyle w:val="CommentText"/>
      </w:pPr>
      <w:r>
        <w:rPr>
          <w:rStyle w:val="CommentReference"/>
        </w:rPr>
        <w:annotationRef/>
      </w:r>
      <w:r>
        <w:t xml:space="preserve">Why you say “other actin NPFs?. The Arp2/3 complex is not a nucleation promoting factor. </w:t>
      </w:r>
    </w:p>
  </w:comment>
  <w:comment w:id="36" w:author="Marko" w:date="2018-07-30T13:53:00Z" w:initials="MK">
    <w:p w14:paraId="1EBE167A" w14:textId="06913400" w:rsidR="00F5763B" w:rsidRDefault="00F5763B">
      <w:pPr>
        <w:pStyle w:val="CommentText"/>
      </w:pPr>
      <w:r>
        <w:rPr>
          <w:rStyle w:val="CommentReference"/>
        </w:rPr>
        <w:annotationRef/>
      </w:r>
      <w:r>
        <w:t>By writing “such as” you imply that there are other NPFs? Are there?</w:t>
      </w:r>
    </w:p>
  </w:comment>
  <w:comment w:id="37" w:author="Marko" w:date="2018-07-30T13:54:00Z" w:initials="MK">
    <w:p w14:paraId="0B84A5DE" w14:textId="5F99F8AB" w:rsidR="00F5763B" w:rsidRDefault="00F5763B">
      <w:pPr>
        <w:pStyle w:val="CommentText"/>
      </w:pPr>
      <w:r>
        <w:rPr>
          <w:rStyle w:val="CommentReference"/>
        </w:rPr>
        <w:annotationRef/>
      </w:r>
      <w:r>
        <w:t>Not true for Abp1!</w:t>
      </w:r>
    </w:p>
  </w:comment>
  <w:comment w:id="39" w:author="Marko" w:date="2018-07-30T14:12:00Z" w:initials="MK">
    <w:p w14:paraId="013C96FC" w14:textId="0D4050CD" w:rsidR="00F5763B" w:rsidRDefault="00F5763B">
      <w:pPr>
        <w:pStyle w:val="CommentText"/>
      </w:pPr>
      <w:r>
        <w:rPr>
          <w:rStyle w:val="CommentReference"/>
        </w:rPr>
        <w:annotationRef/>
      </w:r>
      <w:r>
        <w:t>Say something more about Abp1… Is it know what it is doing? What’s the deletion phenotype…?</w:t>
      </w:r>
    </w:p>
  </w:comment>
  <w:comment w:id="42" w:author="Marko" w:date="2018-07-30T14:18:00Z" w:initials="MK">
    <w:p w14:paraId="7BFA665A" w14:textId="3C666F20" w:rsidR="00F5763B" w:rsidRDefault="00F5763B">
      <w:pPr>
        <w:pStyle w:val="CommentText"/>
      </w:pPr>
      <w:r>
        <w:rPr>
          <w:rStyle w:val="CommentReference"/>
        </w:rPr>
        <w:annotationRef/>
      </w:r>
      <w:r>
        <w:t>Does Vrp1 directly stimulate the Arp2/3 complex? …or via myosins and Las17?</w:t>
      </w:r>
    </w:p>
  </w:comment>
  <w:comment w:id="43" w:author="Marko" w:date="2018-07-30T14:20:00Z" w:initials="MK">
    <w:p w14:paraId="2956EDFF" w14:textId="5759712B" w:rsidR="00F5763B" w:rsidRDefault="00F5763B">
      <w:pPr>
        <w:pStyle w:val="CommentText"/>
      </w:pPr>
      <w:r>
        <w:rPr>
          <w:rStyle w:val="CommentReference"/>
        </w:rPr>
        <w:annotationRef/>
      </w:r>
      <w:r>
        <w:t>What does: “invagination of membrane along with the coat proteins” mean? Do the coat proteins invaginate?</w:t>
      </w:r>
    </w:p>
  </w:comment>
  <w:comment w:id="44" w:author="Marko" w:date="2018-07-30T14:21:00Z" w:initials="MK">
    <w:p w14:paraId="05BEEAA5" w14:textId="3A2DA4AE" w:rsidR="00F5763B" w:rsidRDefault="00F5763B">
      <w:pPr>
        <w:pStyle w:val="CommentText"/>
      </w:pPr>
      <w:r>
        <w:rPr>
          <w:rStyle w:val="CommentReference"/>
        </w:rPr>
        <w:annotationRef/>
      </w:r>
      <w:r>
        <w:t xml:space="preserve">I think it is clearer to talk about “in” and “out”, not “up” and “down”. </w:t>
      </w:r>
    </w:p>
  </w:comment>
  <w:comment w:id="47" w:author="Marko" w:date="2018-07-30T14:23:00Z" w:initials="MK">
    <w:p w14:paraId="39C308F2" w14:textId="214488D5" w:rsidR="00F5763B" w:rsidRDefault="00F5763B">
      <w:pPr>
        <w:pStyle w:val="CommentText"/>
      </w:pPr>
      <w:r>
        <w:rPr>
          <w:rStyle w:val="CommentReference"/>
        </w:rPr>
        <w:annotationRef/>
      </w:r>
      <w:r>
        <w:t>This  sentence is very unclear. What do you want to say? Rewrite! Maybe use several sentences instead of just one.</w:t>
      </w:r>
    </w:p>
  </w:comment>
  <w:comment w:id="48" w:author="Marko" w:date="2018-07-30T14:24:00Z" w:initials="MK">
    <w:p w14:paraId="18EB9947" w14:textId="5052D74E" w:rsidR="00F5763B" w:rsidRDefault="00F5763B">
      <w:pPr>
        <w:pStyle w:val="CommentText"/>
      </w:pPr>
      <w:r>
        <w:rPr>
          <w:rStyle w:val="CommentReference"/>
        </w:rPr>
        <w:annotationRef/>
      </w:r>
      <w:r>
        <w:t>Also not clear how this sentence talking about disassembly is related to the previous sentence…</w:t>
      </w:r>
    </w:p>
  </w:comment>
  <w:comment w:id="49" w:author="Marko" w:date="2018-07-30T14:27:00Z" w:initials="MK">
    <w:p w14:paraId="66AE8438" w14:textId="538DB2AE" w:rsidR="00F5763B" w:rsidRDefault="00F5763B">
      <w:pPr>
        <w:pStyle w:val="CommentText"/>
      </w:pPr>
      <w:r>
        <w:rPr>
          <w:rStyle w:val="CommentReference"/>
        </w:rPr>
        <w:annotationRef/>
      </w:r>
      <w:r>
        <w:t xml:space="preserve">It looks like most of the figures are not cited anywhere in the text… </w:t>
      </w:r>
    </w:p>
  </w:comment>
  <w:comment w:id="50" w:author="Marko" w:date="2018-07-30T14:29:00Z" w:initials="MK">
    <w:p w14:paraId="7F094239" w14:textId="4AF184B0" w:rsidR="00F5763B" w:rsidRDefault="00F5763B">
      <w:pPr>
        <w:pStyle w:val="CommentText"/>
      </w:pPr>
      <w:r>
        <w:rPr>
          <w:rStyle w:val="CommentReference"/>
        </w:rPr>
        <w:annotationRef/>
      </w:r>
      <w:r>
        <w:t>What’s the difference between “scission” and “fission”? I thought they mean the same thing.</w:t>
      </w:r>
    </w:p>
  </w:comment>
  <w:comment w:id="51" w:author="Marko" w:date="2018-07-30T15:34:00Z" w:initials="MK">
    <w:p w14:paraId="7CBF6C64" w14:textId="622BABDD" w:rsidR="00F5763B" w:rsidRDefault="00F5763B">
      <w:pPr>
        <w:pStyle w:val="CommentText"/>
      </w:pPr>
      <w:r>
        <w:rPr>
          <w:rStyle w:val="CommentReference"/>
        </w:rPr>
        <w:annotationRef/>
      </w:r>
      <w:r>
        <w:t>Does the knock-down result in inititiation? Isn’t it rather that the initiation still works in the knock-down?</w:t>
      </w:r>
    </w:p>
  </w:comment>
  <w:comment w:id="52" w:author="Marko" w:date="2018-07-30T15:40:00Z" w:initials="MK">
    <w:p w14:paraId="0DD271B0" w14:textId="5BCCD4AE" w:rsidR="00F5763B" w:rsidRDefault="00F5763B">
      <w:pPr>
        <w:pStyle w:val="CommentText"/>
      </w:pPr>
      <w:r>
        <w:rPr>
          <w:rStyle w:val="CommentReference"/>
        </w:rPr>
        <w:annotationRef/>
      </w:r>
      <w:r>
        <w:t>…but do these tubes undergo fission?</w:t>
      </w:r>
    </w:p>
  </w:comment>
  <w:comment w:id="53" w:author="Marko" w:date="2018-07-30T15:44:00Z" w:initials="MK">
    <w:p w14:paraId="419CEEE8" w14:textId="593F678A" w:rsidR="00F5763B" w:rsidRDefault="00F5763B">
      <w:pPr>
        <w:pStyle w:val="CommentText"/>
      </w:pPr>
      <w:r>
        <w:rPr>
          <w:rStyle w:val="CommentReference"/>
        </w:rPr>
        <w:annotationRef/>
      </w:r>
      <w:r>
        <w:t>This could be clearer if broken into several sentences.</w:t>
      </w:r>
    </w:p>
  </w:comment>
  <w:comment w:id="58" w:author="Marko" w:date="2018-07-31T14:11:00Z" w:initials="MK">
    <w:p w14:paraId="57777EC8" w14:textId="34D6C542" w:rsidR="00F5763B" w:rsidRDefault="00F5763B">
      <w:pPr>
        <w:pStyle w:val="CommentText"/>
      </w:pPr>
      <w:r>
        <w:rPr>
          <w:rStyle w:val="CommentReference"/>
        </w:rPr>
        <w:annotationRef/>
      </w:r>
      <w:r>
        <w:t xml:space="preserve">What appears to inhibit </w:t>
      </w:r>
      <w:r w:rsidR="00B92DA6">
        <w:t>the GTPase? Endophilin or its reduced recruitment?</w:t>
      </w:r>
      <w:r w:rsidR="00847789">
        <w:t xml:space="preserve"> This is a rather complex sentence that could be split into 2 or 3 sentences. </w:t>
      </w:r>
    </w:p>
  </w:comment>
  <w:comment w:id="59" w:author="Marko" w:date="2018-07-31T14:14:00Z" w:initials="MK">
    <w:p w14:paraId="2E5A46A6" w14:textId="26FC9EC2" w:rsidR="00847789" w:rsidRDefault="00847789">
      <w:pPr>
        <w:pStyle w:val="CommentText"/>
      </w:pPr>
      <w:r>
        <w:rPr>
          <w:rStyle w:val="CommentReference"/>
        </w:rPr>
        <w:annotationRef/>
      </w:r>
      <w:r>
        <w:t>“localization to localize to….” ?</w:t>
      </w:r>
    </w:p>
  </w:comment>
  <w:comment w:id="60" w:author="Marko" w:date="2018-07-31T14:15:00Z" w:initials="MK">
    <w:p w14:paraId="73E35D9F" w14:textId="25E10C9A" w:rsidR="00F17756" w:rsidRDefault="00F17756">
      <w:pPr>
        <w:pStyle w:val="CommentText"/>
      </w:pPr>
      <w:r>
        <w:rPr>
          <w:rStyle w:val="CommentReference"/>
        </w:rPr>
        <w:annotationRef/>
      </w:r>
      <w:r>
        <w:t>Maybe say: “…is not absolutely dependent…” as you just described how dynamin localization can be affected by the BAR domain proteins?</w:t>
      </w:r>
    </w:p>
  </w:comment>
  <w:comment w:id="61" w:author="Marko" w:date="2018-07-31T14:19:00Z" w:initials="MK">
    <w:p w14:paraId="5DC803CF" w14:textId="295FA8F1" w:rsidR="007C4230" w:rsidRDefault="007C4230">
      <w:pPr>
        <w:pStyle w:val="CommentText"/>
      </w:pPr>
      <w:r>
        <w:rPr>
          <w:rStyle w:val="CommentReference"/>
        </w:rPr>
        <w:annotationRef/>
      </w:r>
      <w:r>
        <w:t>“mammalian” is adjective</w:t>
      </w:r>
    </w:p>
  </w:comment>
  <w:comment w:id="69" w:author="Marko" w:date="2018-07-31T14:22:00Z" w:initials="MK">
    <w:p w14:paraId="4DB4A2C5" w14:textId="30AC1F60" w:rsidR="00510B69" w:rsidRDefault="00510B69">
      <w:pPr>
        <w:pStyle w:val="CommentText"/>
      </w:pPr>
      <w:r>
        <w:rPr>
          <w:rStyle w:val="CommentReference"/>
        </w:rPr>
        <w:annotationRef/>
      </w:r>
      <w:r>
        <w:t xml:space="preserve">It is not possible to see the retraction of the membrane directly. </w:t>
      </w:r>
    </w:p>
  </w:comment>
  <w:comment w:id="70" w:author="Marko" w:date="2018-07-31T17:38:00Z" w:initials="MK">
    <w:p w14:paraId="079D0665" w14:textId="76DADAB9" w:rsidR="00A032DD" w:rsidRDefault="00A032DD">
      <w:pPr>
        <w:pStyle w:val="CommentText"/>
      </w:pPr>
      <w:r>
        <w:rPr>
          <w:rStyle w:val="CommentReference"/>
        </w:rPr>
        <w:annotationRef/>
      </w:r>
      <w:r>
        <w:t>Increase compared to what?</w:t>
      </w:r>
    </w:p>
  </w:comment>
  <w:comment w:id="73" w:author="Marko" w:date="2018-07-31T17:40:00Z" w:initials="MK">
    <w:p w14:paraId="493BAA0E" w14:textId="7FA7208A" w:rsidR="00233EFE" w:rsidRDefault="00233EFE">
      <w:pPr>
        <w:pStyle w:val="CommentText"/>
      </w:pPr>
      <w:r>
        <w:rPr>
          <w:rStyle w:val="CommentReference"/>
        </w:rPr>
        <w:annotationRef/>
      </w:r>
      <w:r>
        <w:t xml:space="preserve">Experiments don’t propose. </w:t>
      </w:r>
    </w:p>
  </w:comment>
  <w:comment w:id="76" w:author="Marko" w:date="2018-07-31T17:42:00Z" w:initials="MK">
    <w:p w14:paraId="236B507C" w14:textId="7CD39371" w:rsidR="00226CA4" w:rsidRDefault="00226CA4">
      <w:pPr>
        <w:pStyle w:val="CommentText"/>
      </w:pPr>
      <w:r>
        <w:rPr>
          <w:rStyle w:val="CommentReference"/>
        </w:rPr>
        <w:annotationRef/>
      </w:r>
      <w:r>
        <w:t xml:space="preserve">Usually “domain” is used to refer to </w:t>
      </w:r>
      <w:r w:rsidR="006A6BDB">
        <w:t>protein regions that have a defined structure.</w:t>
      </w:r>
    </w:p>
  </w:comment>
  <w:comment w:id="87" w:author="Marko" w:date="2018-07-31T17:47:00Z" w:initials="MK">
    <w:p w14:paraId="56D51AD1" w14:textId="4D115508" w:rsidR="00C8594C" w:rsidRDefault="00C8594C">
      <w:pPr>
        <w:pStyle w:val="CommentText"/>
      </w:pPr>
      <w:r>
        <w:rPr>
          <w:rStyle w:val="CommentReference"/>
        </w:rPr>
        <w:annotationRef/>
      </w:r>
      <w:r>
        <w:t>“…with other BAR domains…” sounds like you mean heterodimers. If you mean homodimers then it is tautology, as dimer already means that the domain binds to another domain of the same kind.</w:t>
      </w:r>
    </w:p>
  </w:comment>
  <w:comment w:id="90" w:author="Marko" w:date="2018-07-31T17:57:00Z" w:initials="MK">
    <w:p w14:paraId="6B0DFE6A" w14:textId="760AA6F2" w:rsidR="00D43DD9" w:rsidRDefault="00D43DD9">
      <w:pPr>
        <w:pStyle w:val="CommentText"/>
      </w:pPr>
      <w:r>
        <w:rPr>
          <w:rStyle w:val="CommentReference"/>
        </w:rPr>
        <w:annotationRef/>
      </w:r>
      <w:r>
        <w:t xml:space="preserve">The </w:t>
      </w:r>
      <w:r>
        <w:t xml:space="preserve">abbreviation </w:t>
      </w:r>
      <w:r>
        <w:t>PIP</w:t>
      </w:r>
      <w:r w:rsidRPr="00D43DD9">
        <w:rPr>
          <w:rFonts w:cs="Times New Roman (Body CS)"/>
          <w:vertAlign w:val="subscript"/>
        </w:rPr>
        <w:t>2</w:t>
      </w:r>
      <w:r>
        <w:t xml:space="preserve"> was used already before. It should be explained when first used.  </w:t>
      </w:r>
    </w:p>
  </w:comment>
  <w:comment w:id="91" w:author="Marko" w:date="2018-07-31T18:00:00Z" w:initials="MK">
    <w:p w14:paraId="7D394FA5" w14:textId="4A841D95" w:rsidR="00E43FED" w:rsidRDefault="00E43FED">
      <w:pPr>
        <w:pStyle w:val="CommentText"/>
      </w:pPr>
      <w:r>
        <w:rPr>
          <w:rStyle w:val="CommentReference"/>
        </w:rPr>
        <w:annotationRef/>
      </w:r>
      <w:r>
        <w:t>What’s upper</w:t>
      </w:r>
      <w:r w:rsidR="00BC46B7">
        <w:t xml:space="preserve"> leaflet?</w:t>
      </w:r>
      <w:r w:rsidR="008B547B">
        <w:t xml:space="preserve"> Inner maybe?</w:t>
      </w:r>
    </w:p>
  </w:comment>
  <w:comment w:id="92" w:author="Marko" w:date="2018-07-31T18:01:00Z" w:initials="MK">
    <w:p w14:paraId="7DBAA698" w14:textId="1746381B" w:rsidR="00DF7CBF" w:rsidRDefault="00DF7CBF">
      <w:pPr>
        <w:pStyle w:val="CommentText"/>
      </w:pPr>
      <w:r>
        <w:rPr>
          <w:rStyle w:val="CommentReference"/>
        </w:rPr>
        <w:annotationRef/>
      </w:r>
      <w:r>
        <w:t>Tubulate liposomes?</w:t>
      </w:r>
    </w:p>
  </w:comment>
  <w:comment w:id="94" w:author="Marko" w:date="2018-07-31T18:04:00Z" w:initials="MK">
    <w:p w14:paraId="0335A3FD" w14:textId="6719EC4E" w:rsidR="0017105F" w:rsidRPr="0017105F" w:rsidRDefault="0017105F">
      <w:pPr>
        <w:pStyle w:val="CommentText"/>
      </w:pPr>
      <w:r>
        <w:rPr>
          <w:rStyle w:val="CommentReference"/>
        </w:rPr>
        <w:annotationRef/>
      </w:r>
      <w:r>
        <w:t>This is usually written “</w:t>
      </w:r>
      <w:r>
        <w:rPr>
          <w:i/>
        </w:rPr>
        <w:t>in vitro”</w:t>
      </w:r>
      <w:r>
        <w:t xml:space="preserve"> without the hyphen.</w:t>
      </w:r>
    </w:p>
  </w:comment>
  <w:comment w:id="97" w:author="Marko" w:date="2018-07-31T18:06:00Z" w:initials="MK">
    <w:p w14:paraId="13F06260" w14:textId="58E0CA95" w:rsidR="006A49A6" w:rsidRDefault="006A49A6">
      <w:pPr>
        <w:pStyle w:val="CommentText"/>
      </w:pPr>
      <w:r>
        <w:rPr>
          <w:rStyle w:val="CommentReference"/>
        </w:rPr>
        <w:annotationRef/>
      </w:r>
      <w:r>
        <w:t>I guess you don’t really mean the diameter of the BAR domain protein. That is clearly much smaller than the tube diameter…</w:t>
      </w:r>
    </w:p>
  </w:comment>
  <w:comment w:id="98" w:author="Marko" w:date="2018-07-31T18:07:00Z" w:initials="MK">
    <w:p w14:paraId="42C8980F" w14:textId="4414ADAA" w:rsidR="006A49A6" w:rsidRDefault="006A49A6">
      <w:pPr>
        <w:pStyle w:val="CommentText"/>
      </w:pPr>
      <w:r>
        <w:rPr>
          <w:rStyle w:val="CommentReference"/>
        </w:rPr>
        <w:annotationRef/>
      </w:r>
      <w:r>
        <w:t>I don’t understand the latter part of this sentence… The diameter involves lateral interactions…?</w:t>
      </w:r>
    </w:p>
  </w:comment>
  <w:comment w:id="100" w:author="Marko" w:date="2018-07-31T18:08:00Z" w:initials="MK">
    <w:p w14:paraId="768676EA" w14:textId="7BC2EE0B" w:rsidR="009D6968" w:rsidRDefault="009D6968">
      <w:pPr>
        <w:pStyle w:val="CommentText"/>
      </w:pPr>
      <w:r>
        <w:rPr>
          <w:rStyle w:val="CommentReference"/>
        </w:rPr>
        <w:annotationRef/>
      </w:r>
      <w:r>
        <w:t>Mixed helices of two BAR proteins or one BAR protein mixed with dynamin?</w:t>
      </w:r>
    </w:p>
  </w:comment>
  <w:comment w:id="112" w:author="Marko" w:date="2018-07-31T18:12:00Z" w:initials="MK">
    <w:p w14:paraId="295D7237" w14:textId="25EB7EDC" w:rsidR="002F24F3" w:rsidRDefault="002F24F3">
      <w:pPr>
        <w:pStyle w:val="CommentText"/>
      </w:pPr>
      <w:r>
        <w:rPr>
          <w:rStyle w:val="CommentReference"/>
        </w:rPr>
        <w:annotationRef/>
      </w:r>
      <w:r>
        <w:t>All of clathrin adaptors…?</w:t>
      </w:r>
    </w:p>
  </w:comment>
  <w:comment w:id="113" w:author="Marko" w:date="2018-07-31T18:13:00Z" w:initials="MK">
    <w:p w14:paraId="37096CCA" w14:textId="0546F478" w:rsidR="00BB4CD4" w:rsidRDefault="00BB4CD4">
      <w:pPr>
        <w:pStyle w:val="CommentText"/>
      </w:pPr>
      <w:r>
        <w:rPr>
          <w:rStyle w:val="CommentReference"/>
        </w:rPr>
        <w:annotationRef/>
      </w:r>
      <w:r>
        <w:t>Both what?</w:t>
      </w:r>
      <w:r w:rsidR="00CB7D02">
        <w:t xml:space="preserve"> Clathrin and BAR domain?</w:t>
      </w:r>
    </w:p>
  </w:comment>
  <w:comment w:id="114" w:author="Marko" w:date="2018-07-31T18:19:00Z" w:initials="MK">
    <w:p w14:paraId="44722D8F" w14:textId="3D1C11E7" w:rsidR="00340389" w:rsidRDefault="00340389">
      <w:pPr>
        <w:pStyle w:val="CommentText"/>
      </w:pPr>
      <w:r>
        <w:rPr>
          <w:rStyle w:val="CommentReference"/>
        </w:rPr>
        <w:annotationRef/>
      </w:r>
      <w:r>
        <w:t>Are these isoforms of the protein from the same gene? Otherwise EndoB is not the second protein, but the fourth…?</w:t>
      </w:r>
    </w:p>
  </w:comment>
  <w:comment w:id="117" w:author="Marko" w:date="2018-07-31T18:17:00Z" w:initials="MK">
    <w:p w14:paraId="5B62BFB2" w14:textId="5729271C" w:rsidR="00613033" w:rsidRDefault="00613033">
      <w:pPr>
        <w:pStyle w:val="CommentText"/>
      </w:pPr>
      <w:r>
        <w:rPr>
          <w:rStyle w:val="CommentReference"/>
        </w:rPr>
        <w:annotationRef/>
      </w:r>
      <w:r>
        <w:t>What do you mean by “other sequenced eukaryotes”? Other than mammals? Fish, reptiles, birds, protozoa…?</w:t>
      </w:r>
    </w:p>
  </w:comment>
  <w:comment w:id="127" w:author="Marko" w:date="2018-07-31T18:23:00Z" w:initials="MK">
    <w:p w14:paraId="6CFFF89F" w14:textId="422FA253" w:rsidR="00857C86" w:rsidRDefault="00857C86">
      <w:pPr>
        <w:pStyle w:val="CommentText"/>
      </w:pPr>
      <w:r>
        <w:rPr>
          <w:rStyle w:val="CommentReference"/>
        </w:rPr>
        <w:annotationRef/>
      </w:r>
      <w:r>
        <w:t>Faster than what? Always state what something is compared to.</w:t>
      </w:r>
    </w:p>
  </w:comment>
  <w:comment w:id="129" w:author="Marko" w:date="2018-07-31T18:25:00Z" w:initials="MK">
    <w:p w14:paraId="3FAEB862" w14:textId="764506D7" w:rsidR="00890B9D" w:rsidRDefault="00890B9D">
      <w:pPr>
        <w:pStyle w:val="CommentText"/>
      </w:pPr>
      <w:r>
        <w:rPr>
          <w:rStyle w:val="CommentReference"/>
        </w:rPr>
        <w:annotationRef/>
      </w:r>
      <w:r>
        <w:t xml:space="preserve">Separate the experimental evidence for heterodimerization and the evidence for the unique role of Rvs161 into different sentences. </w:t>
      </w:r>
      <w:r w:rsidR="00325B9D">
        <w:t>Will be easier to read &amp; understand.</w:t>
      </w:r>
    </w:p>
  </w:comment>
  <w:comment w:id="130" w:author="Marko" w:date="2018-07-31T18:27:00Z" w:initials="MK">
    <w:p w14:paraId="3D642F5A" w14:textId="6132A4EC" w:rsidR="008153FC" w:rsidRDefault="008153FC">
      <w:pPr>
        <w:pStyle w:val="CommentText"/>
      </w:pPr>
      <w:r>
        <w:rPr>
          <w:rStyle w:val="CommentReference"/>
        </w:rPr>
        <w:annotationRef/>
      </w:r>
      <w:r>
        <w:t>It is consistent with what?</w:t>
      </w:r>
    </w:p>
  </w:comment>
  <w:comment w:id="134" w:author="Marko" w:date="2018-07-31T18:29:00Z" w:initials="MK">
    <w:p w14:paraId="1453446F" w14:textId="0B730F46" w:rsidR="002226B4" w:rsidRDefault="002226B4">
      <w:pPr>
        <w:pStyle w:val="CommentText"/>
      </w:pPr>
      <w:r>
        <w:rPr>
          <w:rStyle w:val="CommentReference"/>
        </w:rPr>
        <w:annotationRef/>
      </w:r>
      <w:r>
        <w:t>I don’t understand what phenotype reca</w:t>
      </w:r>
      <w:r w:rsidR="00BA2F81">
        <w:t>pitulation means? Do you mean “rescued”?</w:t>
      </w:r>
    </w:p>
  </w:comment>
  <w:comment w:id="135" w:author="Marko" w:date="2018-07-31T18:30:00Z" w:initials="MK">
    <w:p w14:paraId="588BF705" w14:textId="353B91F1" w:rsidR="00513BD3" w:rsidRDefault="00513BD3">
      <w:pPr>
        <w:pStyle w:val="CommentText"/>
      </w:pPr>
      <w:r>
        <w:rPr>
          <w:rStyle w:val="CommentReference"/>
        </w:rPr>
        <w:annotationRef/>
      </w:r>
      <w:r>
        <w:t>What genes?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80483D" w15:done="0"/>
  <w15:commentEx w15:paraId="74291BD5" w15:done="0"/>
  <w15:commentEx w15:paraId="2923DE27" w15:done="0"/>
  <w15:commentEx w15:paraId="4B35E672" w15:done="0"/>
  <w15:commentEx w15:paraId="584F3887" w15:done="0"/>
  <w15:commentEx w15:paraId="6B66212F" w15:done="0"/>
  <w15:commentEx w15:paraId="658F9CFE" w15:done="0"/>
  <w15:commentEx w15:paraId="70905861" w15:done="0"/>
  <w15:commentEx w15:paraId="04FD0E14" w15:done="0"/>
  <w15:commentEx w15:paraId="2ED6A9E6" w15:done="0"/>
  <w15:commentEx w15:paraId="2219F3C5" w15:done="0"/>
  <w15:commentEx w15:paraId="37B836AA" w15:done="0"/>
  <w15:commentEx w15:paraId="41D27439" w15:done="0"/>
  <w15:commentEx w15:paraId="637CCCB1" w15:done="0"/>
  <w15:commentEx w15:paraId="1EBE167A" w15:done="0"/>
  <w15:commentEx w15:paraId="0B84A5DE" w15:done="0"/>
  <w15:commentEx w15:paraId="013C96FC" w15:done="0"/>
  <w15:commentEx w15:paraId="7BFA665A" w15:done="0"/>
  <w15:commentEx w15:paraId="2956EDFF" w15:done="0"/>
  <w15:commentEx w15:paraId="05BEEAA5" w15:done="0"/>
  <w15:commentEx w15:paraId="39C308F2" w15:done="0"/>
  <w15:commentEx w15:paraId="18EB9947" w15:done="0"/>
  <w15:commentEx w15:paraId="66AE8438" w15:done="0"/>
  <w15:commentEx w15:paraId="7F094239" w15:done="0"/>
  <w15:commentEx w15:paraId="7CBF6C64" w15:done="0"/>
  <w15:commentEx w15:paraId="0DD271B0" w15:done="0"/>
  <w15:commentEx w15:paraId="419CEEE8" w15:done="0"/>
  <w15:commentEx w15:paraId="57777EC8" w15:done="0"/>
  <w15:commentEx w15:paraId="2E5A46A6" w15:done="0"/>
  <w15:commentEx w15:paraId="73E35D9F" w15:done="0"/>
  <w15:commentEx w15:paraId="5DC803CF" w15:done="0"/>
  <w15:commentEx w15:paraId="4DB4A2C5" w15:done="0"/>
  <w15:commentEx w15:paraId="079D0665" w15:done="0"/>
  <w15:commentEx w15:paraId="493BAA0E" w15:done="0"/>
  <w15:commentEx w15:paraId="236B507C" w15:done="0"/>
  <w15:commentEx w15:paraId="56D51AD1" w15:done="0"/>
  <w15:commentEx w15:paraId="6B0DFE6A" w15:done="0"/>
  <w15:commentEx w15:paraId="7D394FA5" w15:done="0"/>
  <w15:commentEx w15:paraId="7DBAA698" w15:done="0"/>
  <w15:commentEx w15:paraId="0335A3FD" w15:done="0"/>
  <w15:commentEx w15:paraId="13F06260" w15:done="0"/>
  <w15:commentEx w15:paraId="42C8980F" w15:done="0"/>
  <w15:commentEx w15:paraId="768676EA" w15:done="0"/>
  <w15:commentEx w15:paraId="295D7237" w15:done="0"/>
  <w15:commentEx w15:paraId="37096CCA" w15:done="0"/>
  <w15:commentEx w15:paraId="44722D8F" w15:done="0"/>
  <w15:commentEx w15:paraId="5B62BFB2" w15:done="0"/>
  <w15:commentEx w15:paraId="6CFFF89F" w15:done="0"/>
  <w15:commentEx w15:paraId="3FAEB862" w15:done="0"/>
  <w15:commentEx w15:paraId="3D642F5A" w15:done="0"/>
  <w15:commentEx w15:paraId="1453446F" w15:done="0"/>
  <w15:commentEx w15:paraId="588BF7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80483D" w16cid:durableId="1F05C11F"/>
  <w16cid:commentId w16cid:paraId="74291BD5" w16cid:durableId="1F05C1D6"/>
  <w16cid:commentId w16cid:paraId="2923DE27" w16cid:durableId="1F05C217"/>
  <w16cid:commentId w16cid:paraId="4B35E672" w16cid:durableId="1F05C2F7"/>
  <w16cid:commentId w16cid:paraId="584F3887" w16cid:durableId="1F05C393"/>
  <w16cid:commentId w16cid:paraId="6B66212F" w16cid:durableId="1F05C567"/>
  <w16cid:commentId w16cid:paraId="658F9CFE" w16cid:durableId="1F05C5DE"/>
  <w16cid:commentId w16cid:paraId="70905861" w16cid:durableId="1F099102"/>
  <w16cid:commentId w16cid:paraId="04FD0E14" w16cid:durableId="1F099135"/>
  <w16cid:commentId w16cid:paraId="2ED6A9E6" w16cid:durableId="1F099216"/>
  <w16cid:commentId w16cid:paraId="2219F3C5" w16cid:durableId="1F09923B"/>
  <w16cid:commentId w16cid:paraId="37B836AA" w16cid:durableId="1F09926C"/>
  <w16cid:commentId w16cid:paraId="41D27439" w16cid:durableId="1F0992FD"/>
  <w16cid:commentId w16cid:paraId="637CCCB1" w16cid:durableId="1F099670"/>
  <w16cid:commentId w16cid:paraId="1EBE167A" w16cid:durableId="1F0996E8"/>
  <w16cid:commentId w16cid:paraId="0B84A5DE" w16cid:durableId="1F099720"/>
  <w16cid:commentId w16cid:paraId="013C96FC" w16cid:durableId="1F099B38"/>
  <w16cid:commentId w16cid:paraId="7BFA665A" w16cid:durableId="1F099CCF"/>
  <w16cid:commentId w16cid:paraId="2956EDFF" w16cid:durableId="1F099D2F"/>
  <w16cid:commentId w16cid:paraId="05BEEAA5" w16cid:durableId="1F099D80"/>
  <w16cid:commentId w16cid:paraId="39C308F2" w16cid:durableId="1F099DE3"/>
  <w16cid:commentId w16cid:paraId="18EB9947" w16cid:durableId="1F099E31"/>
  <w16cid:commentId w16cid:paraId="66AE8438" w16cid:durableId="1F099EC6"/>
  <w16cid:commentId w16cid:paraId="7F094239" w16cid:durableId="1F099F2E"/>
  <w16cid:commentId w16cid:paraId="7CBF6C64" w16cid:durableId="1F09AE9F"/>
  <w16cid:commentId w16cid:paraId="0DD271B0" w16cid:durableId="1F09AFD6"/>
  <w16cid:commentId w16cid:paraId="419CEEE8" w16cid:durableId="1F09B0D1"/>
  <w16cid:commentId w16cid:paraId="57777EC8" w16cid:durableId="1F0AEC81"/>
  <w16cid:commentId w16cid:paraId="2E5A46A6" w16cid:durableId="1F0AED44"/>
  <w16cid:commentId w16cid:paraId="73E35D9F" w16cid:durableId="1F0AED7B"/>
  <w16cid:commentId w16cid:paraId="5DC803CF" w16cid:durableId="1F0AEE75"/>
  <w16cid:commentId w16cid:paraId="4DB4A2C5" w16cid:durableId="1F0AEF0F"/>
  <w16cid:commentId w16cid:paraId="079D0665" w16cid:durableId="1F0B1D0A"/>
  <w16cid:commentId w16cid:paraId="493BAA0E" w16cid:durableId="1F0B1DA1"/>
  <w16cid:commentId w16cid:paraId="236B507C" w16cid:durableId="1F0B1DEE"/>
  <w16cid:commentId w16cid:paraId="56D51AD1" w16cid:durableId="1F0B1F1A"/>
  <w16cid:commentId w16cid:paraId="6B0DFE6A" w16cid:durableId="1F0B2190"/>
  <w16cid:commentId w16cid:paraId="7D394FA5" w16cid:durableId="1F0B223A"/>
  <w16cid:commentId w16cid:paraId="7DBAA698" w16cid:durableId="1F0B2296"/>
  <w16cid:commentId w16cid:paraId="0335A3FD" w16cid:durableId="1F0B2326"/>
  <w16cid:commentId w16cid:paraId="13F06260" w16cid:durableId="1F0B2394"/>
  <w16cid:commentId w16cid:paraId="42C8980F" w16cid:durableId="1F0B23E6"/>
  <w16cid:commentId w16cid:paraId="768676EA" w16cid:durableId="1F0B2433"/>
  <w16cid:commentId w16cid:paraId="295D7237" w16cid:durableId="1F0B2529"/>
  <w16cid:commentId w16cid:paraId="37096CCA" w16cid:durableId="1F0B254A"/>
  <w16cid:commentId w16cid:paraId="44722D8F" w16cid:durableId="1F0B26BD"/>
  <w16cid:commentId w16cid:paraId="5B62BFB2" w16cid:durableId="1F0B263B"/>
  <w16cid:commentId w16cid:paraId="6CFFF89F" w16cid:durableId="1F0B278D"/>
  <w16cid:commentId w16cid:paraId="3FAEB862" w16cid:durableId="1F0B2834"/>
  <w16cid:commentId w16cid:paraId="3D642F5A" w16cid:durableId="1F0B2880"/>
  <w16cid:commentId w16cid:paraId="1453446F" w16cid:durableId="1F0B28F9"/>
  <w16cid:commentId w16cid:paraId="588BF705" w16cid:durableId="1F0B29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dy CS)">
    <w:panose1 w:val="02020603050405020304"/>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o">
    <w15:presenceInfo w15:providerId="None" w15:userId="Mark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2CB"/>
    <w:rsid w:val="0000352E"/>
    <w:rsid w:val="00003C11"/>
    <w:rsid w:val="00014D8A"/>
    <w:rsid w:val="00022BB9"/>
    <w:rsid w:val="00025D2D"/>
    <w:rsid w:val="00033156"/>
    <w:rsid w:val="00035F7C"/>
    <w:rsid w:val="00036B68"/>
    <w:rsid w:val="000419ED"/>
    <w:rsid w:val="00045D8E"/>
    <w:rsid w:val="0005105B"/>
    <w:rsid w:val="00051F8A"/>
    <w:rsid w:val="00053C0C"/>
    <w:rsid w:val="0005783A"/>
    <w:rsid w:val="00057BCB"/>
    <w:rsid w:val="000617AE"/>
    <w:rsid w:val="00064904"/>
    <w:rsid w:val="000658EC"/>
    <w:rsid w:val="0007148F"/>
    <w:rsid w:val="00075DA4"/>
    <w:rsid w:val="0008044B"/>
    <w:rsid w:val="000810F0"/>
    <w:rsid w:val="00094B84"/>
    <w:rsid w:val="000A1EB0"/>
    <w:rsid w:val="000B7B27"/>
    <w:rsid w:val="000C288A"/>
    <w:rsid w:val="000E000A"/>
    <w:rsid w:val="000E035A"/>
    <w:rsid w:val="000F2681"/>
    <w:rsid w:val="00100B86"/>
    <w:rsid w:val="00104562"/>
    <w:rsid w:val="00104A67"/>
    <w:rsid w:val="00106F9E"/>
    <w:rsid w:val="00112192"/>
    <w:rsid w:val="00122177"/>
    <w:rsid w:val="0012467B"/>
    <w:rsid w:val="00125E8C"/>
    <w:rsid w:val="00137528"/>
    <w:rsid w:val="001377FD"/>
    <w:rsid w:val="0014580C"/>
    <w:rsid w:val="00145CF5"/>
    <w:rsid w:val="00161CAC"/>
    <w:rsid w:val="00164FF4"/>
    <w:rsid w:val="00167541"/>
    <w:rsid w:val="0017105F"/>
    <w:rsid w:val="001729A0"/>
    <w:rsid w:val="00173E56"/>
    <w:rsid w:val="0018062F"/>
    <w:rsid w:val="001836C0"/>
    <w:rsid w:val="00194A5B"/>
    <w:rsid w:val="001A6DFD"/>
    <w:rsid w:val="001B33E3"/>
    <w:rsid w:val="001B5D4E"/>
    <w:rsid w:val="001C35A9"/>
    <w:rsid w:val="001E5221"/>
    <w:rsid w:val="002001D2"/>
    <w:rsid w:val="002046AF"/>
    <w:rsid w:val="00205724"/>
    <w:rsid w:val="00205760"/>
    <w:rsid w:val="002063CB"/>
    <w:rsid w:val="002104D4"/>
    <w:rsid w:val="002226B4"/>
    <w:rsid w:val="00224BA4"/>
    <w:rsid w:val="002256BC"/>
    <w:rsid w:val="00226B78"/>
    <w:rsid w:val="00226CA4"/>
    <w:rsid w:val="00233EFE"/>
    <w:rsid w:val="002345CE"/>
    <w:rsid w:val="002349F6"/>
    <w:rsid w:val="00245B74"/>
    <w:rsid w:val="00247499"/>
    <w:rsid w:val="00250492"/>
    <w:rsid w:val="002573AC"/>
    <w:rsid w:val="002625F5"/>
    <w:rsid w:val="002627B8"/>
    <w:rsid w:val="00262CB0"/>
    <w:rsid w:val="00265570"/>
    <w:rsid w:val="00265773"/>
    <w:rsid w:val="00265B94"/>
    <w:rsid w:val="00271450"/>
    <w:rsid w:val="00277690"/>
    <w:rsid w:val="0028025B"/>
    <w:rsid w:val="00283996"/>
    <w:rsid w:val="00286D6F"/>
    <w:rsid w:val="00287527"/>
    <w:rsid w:val="00287DF6"/>
    <w:rsid w:val="0029054B"/>
    <w:rsid w:val="00293B72"/>
    <w:rsid w:val="002A263B"/>
    <w:rsid w:val="002A2953"/>
    <w:rsid w:val="002A4811"/>
    <w:rsid w:val="002B16A3"/>
    <w:rsid w:val="002B224C"/>
    <w:rsid w:val="002B2445"/>
    <w:rsid w:val="002B4239"/>
    <w:rsid w:val="002B71BA"/>
    <w:rsid w:val="002C0392"/>
    <w:rsid w:val="002C7857"/>
    <w:rsid w:val="002D0218"/>
    <w:rsid w:val="002D0E21"/>
    <w:rsid w:val="002D1CF2"/>
    <w:rsid w:val="002D70DD"/>
    <w:rsid w:val="002E123D"/>
    <w:rsid w:val="002F2327"/>
    <w:rsid w:val="002F24F3"/>
    <w:rsid w:val="002F5A8B"/>
    <w:rsid w:val="002F5E47"/>
    <w:rsid w:val="002F60AD"/>
    <w:rsid w:val="00305AE9"/>
    <w:rsid w:val="003063A8"/>
    <w:rsid w:val="00310373"/>
    <w:rsid w:val="00312C90"/>
    <w:rsid w:val="00312EA1"/>
    <w:rsid w:val="00320A0E"/>
    <w:rsid w:val="00324EFE"/>
    <w:rsid w:val="00325600"/>
    <w:rsid w:val="00325B9D"/>
    <w:rsid w:val="00327467"/>
    <w:rsid w:val="00330F0D"/>
    <w:rsid w:val="00331165"/>
    <w:rsid w:val="003338C3"/>
    <w:rsid w:val="00336889"/>
    <w:rsid w:val="0033735D"/>
    <w:rsid w:val="00340389"/>
    <w:rsid w:val="00341A19"/>
    <w:rsid w:val="0034240F"/>
    <w:rsid w:val="00346C1A"/>
    <w:rsid w:val="00350CCA"/>
    <w:rsid w:val="00350DA1"/>
    <w:rsid w:val="0035196B"/>
    <w:rsid w:val="0035406C"/>
    <w:rsid w:val="00367738"/>
    <w:rsid w:val="0037659F"/>
    <w:rsid w:val="0039445F"/>
    <w:rsid w:val="0039475A"/>
    <w:rsid w:val="003A0099"/>
    <w:rsid w:val="003B02CB"/>
    <w:rsid w:val="003B030A"/>
    <w:rsid w:val="003B32B6"/>
    <w:rsid w:val="003C6218"/>
    <w:rsid w:val="003C6CA7"/>
    <w:rsid w:val="003D075A"/>
    <w:rsid w:val="003D2645"/>
    <w:rsid w:val="003D3C86"/>
    <w:rsid w:val="003E4467"/>
    <w:rsid w:val="003F194C"/>
    <w:rsid w:val="004000AD"/>
    <w:rsid w:val="00415BC0"/>
    <w:rsid w:val="0042204A"/>
    <w:rsid w:val="0042476F"/>
    <w:rsid w:val="004256BF"/>
    <w:rsid w:val="00425B22"/>
    <w:rsid w:val="00426E7C"/>
    <w:rsid w:val="0043143A"/>
    <w:rsid w:val="00433C5F"/>
    <w:rsid w:val="00444124"/>
    <w:rsid w:val="004758CA"/>
    <w:rsid w:val="00486A5A"/>
    <w:rsid w:val="004B5C04"/>
    <w:rsid w:val="004D0701"/>
    <w:rsid w:val="004D13AA"/>
    <w:rsid w:val="004D3CDA"/>
    <w:rsid w:val="004D3D81"/>
    <w:rsid w:val="004D49B8"/>
    <w:rsid w:val="004D4E58"/>
    <w:rsid w:val="004D575F"/>
    <w:rsid w:val="004E1165"/>
    <w:rsid w:val="004E4089"/>
    <w:rsid w:val="004E6299"/>
    <w:rsid w:val="004F3362"/>
    <w:rsid w:val="00500002"/>
    <w:rsid w:val="005012BA"/>
    <w:rsid w:val="0050328C"/>
    <w:rsid w:val="00510B69"/>
    <w:rsid w:val="00512777"/>
    <w:rsid w:val="00512B5F"/>
    <w:rsid w:val="00512BEC"/>
    <w:rsid w:val="00512C78"/>
    <w:rsid w:val="00512EEF"/>
    <w:rsid w:val="005138B4"/>
    <w:rsid w:val="00513BD3"/>
    <w:rsid w:val="0051581D"/>
    <w:rsid w:val="00515844"/>
    <w:rsid w:val="00516694"/>
    <w:rsid w:val="00533739"/>
    <w:rsid w:val="00535FBC"/>
    <w:rsid w:val="005376EF"/>
    <w:rsid w:val="00537F5C"/>
    <w:rsid w:val="005530B8"/>
    <w:rsid w:val="00554819"/>
    <w:rsid w:val="00564BE1"/>
    <w:rsid w:val="00573723"/>
    <w:rsid w:val="005769DE"/>
    <w:rsid w:val="00581095"/>
    <w:rsid w:val="00582662"/>
    <w:rsid w:val="0058406C"/>
    <w:rsid w:val="00590037"/>
    <w:rsid w:val="0059044F"/>
    <w:rsid w:val="005915D7"/>
    <w:rsid w:val="00594E10"/>
    <w:rsid w:val="00595248"/>
    <w:rsid w:val="005A0168"/>
    <w:rsid w:val="005A1B22"/>
    <w:rsid w:val="005A55A3"/>
    <w:rsid w:val="005A71D4"/>
    <w:rsid w:val="005B0CB5"/>
    <w:rsid w:val="005B2556"/>
    <w:rsid w:val="005B2915"/>
    <w:rsid w:val="005D119D"/>
    <w:rsid w:val="005D138A"/>
    <w:rsid w:val="005D64E8"/>
    <w:rsid w:val="005D6E6E"/>
    <w:rsid w:val="005D7E47"/>
    <w:rsid w:val="005E0F83"/>
    <w:rsid w:val="005E1DAA"/>
    <w:rsid w:val="005E6EC2"/>
    <w:rsid w:val="005F3DE3"/>
    <w:rsid w:val="00604D62"/>
    <w:rsid w:val="00612FCA"/>
    <w:rsid w:val="00613033"/>
    <w:rsid w:val="006145E3"/>
    <w:rsid w:val="00624D0E"/>
    <w:rsid w:val="00625955"/>
    <w:rsid w:val="00626F33"/>
    <w:rsid w:val="006349C8"/>
    <w:rsid w:val="00642D71"/>
    <w:rsid w:val="00643F7A"/>
    <w:rsid w:val="00656614"/>
    <w:rsid w:val="00667766"/>
    <w:rsid w:val="006712C7"/>
    <w:rsid w:val="00672B96"/>
    <w:rsid w:val="00673096"/>
    <w:rsid w:val="006777F1"/>
    <w:rsid w:val="006839D5"/>
    <w:rsid w:val="00684172"/>
    <w:rsid w:val="0068417B"/>
    <w:rsid w:val="00685075"/>
    <w:rsid w:val="00693DDA"/>
    <w:rsid w:val="006A4651"/>
    <w:rsid w:val="006A49A6"/>
    <w:rsid w:val="006A4BE3"/>
    <w:rsid w:val="006A53C8"/>
    <w:rsid w:val="006A6943"/>
    <w:rsid w:val="006A6BDB"/>
    <w:rsid w:val="006A7350"/>
    <w:rsid w:val="006A7FCB"/>
    <w:rsid w:val="006B07AE"/>
    <w:rsid w:val="006B3AC8"/>
    <w:rsid w:val="006B697B"/>
    <w:rsid w:val="006B7CBD"/>
    <w:rsid w:val="006C1778"/>
    <w:rsid w:val="006C1DB3"/>
    <w:rsid w:val="006C4DA5"/>
    <w:rsid w:val="006C73C4"/>
    <w:rsid w:val="006D04D2"/>
    <w:rsid w:val="006F3138"/>
    <w:rsid w:val="006F34DA"/>
    <w:rsid w:val="006F3E99"/>
    <w:rsid w:val="006F53C1"/>
    <w:rsid w:val="006F65EE"/>
    <w:rsid w:val="007033F2"/>
    <w:rsid w:val="0071081B"/>
    <w:rsid w:val="007121A3"/>
    <w:rsid w:val="007136B7"/>
    <w:rsid w:val="00715377"/>
    <w:rsid w:val="00715C7A"/>
    <w:rsid w:val="00730098"/>
    <w:rsid w:val="007323DE"/>
    <w:rsid w:val="00741DAD"/>
    <w:rsid w:val="007426C5"/>
    <w:rsid w:val="00742870"/>
    <w:rsid w:val="00744179"/>
    <w:rsid w:val="00745279"/>
    <w:rsid w:val="0074629C"/>
    <w:rsid w:val="00752375"/>
    <w:rsid w:val="00763AD9"/>
    <w:rsid w:val="007650BC"/>
    <w:rsid w:val="0076634D"/>
    <w:rsid w:val="00766AAE"/>
    <w:rsid w:val="00774DCE"/>
    <w:rsid w:val="00776501"/>
    <w:rsid w:val="00777462"/>
    <w:rsid w:val="00783DF8"/>
    <w:rsid w:val="0079124D"/>
    <w:rsid w:val="007A1497"/>
    <w:rsid w:val="007A294A"/>
    <w:rsid w:val="007A330C"/>
    <w:rsid w:val="007A3A6C"/>
    <w:rsid w:val="007B0541"/>
    <w:rsid w:val="007B341C"/>
    <w:rsid w:val="007B6C6A"/>
    <w:rsid w:val="007B7577"/>
    <w:rsid w:val="007C4230"/>
    <w:rsid w:val="007C4C90"/>
    <w:rsid w:val="007D0C8B"/>
    <w:rsid w:val="007D161A"/>
    <w:rsid w:val="007D3EA1"/>
    <w:rsid w:val="007D44A3"/>
    <w:rsid w:val="007F11FE"/>
    <w:rsid w:val="007F188A"/>
    <w:rsid w:val="007F2620"/>
    <w:rsid w:val="007F6B2C"/>
    <w:rsid w:val="007F7167"/>
    <w:rsid w:val="00800964"/>
    <w:rsid w:val="008070B5"/>
    <w:rsid w:val="008153FC"/>
    <w:rsid w:val="0082136C"/>
    <w:rsid w:val="008318E7"/>
    <w:rsid w:val="00834DB4"/>
    <w:rsid w:val="0084095A"/>
    <w:rsid w:val="008424B4"/>
    <w:rsid w:val="0084419E"/>
    <w:rsid w:val="008456B0"/>
    <w:rsid w:val="00846EBA"/>
    <w:rsid w:val="008474EB"/>
    <w:rsid w:val="00847789"/>
    <w:rsid w:val="00851E01"/>
    <w:rsid w:val="00857C86"/>
    <w:rsid w:val="008630CB"/>
    <w:rsid w:val="00873E92"/>
    <w:rsid w:val="00882CA8"/>
    <w:rsid w:val="00884E49"/>
    <w:rsid w:val="00890B9D"/>
    <w:rsid w:val="00893B7F"/>
    <w:rsid w:val="00893DC5"/>
    <w:rsid w:val="008A1DE0"/>
    <w:rsid w:val="008B0049"/>
    <w:rsid w:val="008B446C"/>
    <w:rsid w:val="008B547B"/>
    <w:rsid w:val="008C38F3"/>
    <w:rsid w:val="008D26B4"/>
    <w:rsid w:val="008D3080"/>
    <w:rsid w:val="008D7EBA"/>
    <w:rsid w:val="008E0D1F"/>
    <w:rsid w:val="008E38A4"/>
    <w:rsid w:val="008E7406"/>
    <w:rsid w:val="008E7AA4"/>
    <w:rsid w:val="009022AB"/>
    <w:rsid w:val="0090418F"/>
    <w:rsid w:val="00912664"/>
    <w:rsid w:val="00914010"/>
    <w:rsid w:val="00914594"/>
    <w:rsid w:val="0091580D"/>
    <w:rsid w:val="00917C7B"/>
    <w:rsid w:val="00917EAB"/>
    <w:rsid w:val="00923E8E"/>
    <w:rsid w:val="00924471"/>
    <w:rsid w:val="0092726F"/>
    <w:rsid w:val="0093474E"/>
    <w:rsid w:val="009351A4"/>
    <w:rsid w:val="0094251F"/>
    <w:rsid w:val="00945252"/>
    <w:rsid w:val="00955981"/>
    <w:rsid w:val="009621A1"/>
    <w:rsid w:val="0096390E"/>
    <w:rsid w:val="00966D79"/>
    <w:rsid w:val="00974C33"/>
    <w:rsid w:val="009777F9"/>
    <w:rsid w:val="00991717"/>
    <w:rsid w:val="00997318"/>
    <w:rsid w:val="00997F87"/>
    <w:rsid w:val="009A1465"/>
    <w:rsid w:val="009A359F"/>
    <w:rsid w:val="009A4C20"/>
    <w:rsid w:val="009A6BD9"/>
    <w:rsid w:val="009A7642"/>
    <w:rsid w:val="009B0B41"/>
    <w:rsid w:val="009C614A"/>
    <w:rsid w:val="009D6968"/>
    <w:rsid w:val="009D7F4D"/>
    <w:rsid w:val="009E0662"/>
    <w:rsid w:val="009F1934"/>
    <w:rsid w:val="00A032DD"/>
    <w:rsid w:val="00A04131"/>
    <w:rsid w:val="00A1140B"/>
    <w:rsid w:val="00A13BCE"/>
    <w:rsid w:val="00A267B2"/>
    <w:rsid w:val="00A26D55"/>
    <w:rsid w:val="00A3441F"/>
    <w:rsid w:val="00A3700C"/>
    <w:rsid w:val="00A44E35"/>
    <w:rsid w:val="00A45967"/>
    <w:rsid w:val="00A51671"/>
    <w:rsid w:val="00A51E0F"/>
    <w:rsid w:val="00A572B8"/>
    <w:rsid w:val="00A621F0"/>
    <w:rsid w:val="00A64954"/>
    <w:rsid w:val="00A664B3"/>
    <w:rsid w:val="00A71FB4"/>
    <w:rsid w:val="00A74624"/>
    <w:rsid w:val="00A770F8"/>
    <w:rsid w:val="00A86DCA"/>
    <w:rsid w:val="00A9614E"/>
    <w:rsid w:val="00AA2F77"/>
    <w:rsid w:val="00AA434F"/>
    <w:rsid w:val="00AA4768"/>
    <w:rsid w:val="00AA7405"/>
    <w:rsid w:val="00AC4C28"/>
    <w:rsid w:val="00AC532E"/>
    <w:rsid w:val="00AC54B3"/>
    <w:rsid w:val="00AC571C"/>
    <w:rsid w:val="00AC7548"/>
    <w:rsid w:val="00AD384C"/>
    <w:rsid w:val="00AF27AE"/>
    <w:rsid w:val="00AF4BB7"/>
    <w:rsid w:val="00AF64FE"/>
    <w:rsid w:val="00B203B9"/>
    <w:rsid w:val="00B26857"/>
    <w:rsid w:val="00B34964"/>
    <w:rsid w:val="00B3531F"/>
    <w:rsid w:val="00B45A0E"/>
    <w:rsid w:val="00B5097F"/>
    <w:rsid w:val="00B54B64"/>
    <w:rsid w:val="00B661AF"/>
    <w:rsid w:val="00B70A04"/>
    <w:rsid w:val="00B77149"/>
    <w:rsid w:val="00B83AA7"/>
    <w:rsid w:val="00B87DB3"/>
    <w:rsid w:val="00B92DA6"/>
    <w:rsid w:val="00B94444"/>
    <w:rsid w:val="00BA2F81"/>
    <w:rsid w:val="00BA5E2E"/>
    <w:rsid w:val="00BA77DC"/>
    <w:rsid w:val="00BB4CD4"/>
    <w:rsid w:val="00BB5B3C"/>
    <w:rsid w:val="00BB6944"/>
    <w:rsid w:val="00BC46B7"/>
    <w:rsid w:val="00BC7F60"/>
    <w:rsid w:val="00BD0729"/>
    <w:rsid w:val="00BD1A4F"/>
    <w:rsid w:val="00BD2526"/>
    <w:rsid w:val="00BD40A5"/>
    <w:rsid w:val="00BE0E98"/>
    <w:rsid w:val="00BE54A6"/>
    <w:rsid w:val="00BE57C6"/>
    <w:rsid w:val="00BE62EC"/>
    <w:rsid w:val="00BF40AE"/>
    <w:rsid w:val="00BF5749"/>
    <w:rsid w:val="00BF7979"/>
    <w:rsid w:val="00C13630"/>
    <w:rsid w:val="00C174AC"/>
    <w:rsid w:val="00C2038C"/>
    <w:rsid w:val="00C207C0"/>
    <w:rsid w:val="00C2408A"/>
    <w:rsid w:val="00C25C7D"/>
    <w:rsid w:val="00C307B0"/>
    <w:rsid w:val="00C319D1"/>
    <w:rsid w:val="00C33C13"/>
    <w:rsid w:val="00C50026"/>
    <w:rsid w:val="00C5426B"/>
    <w:rsid w:val="00C65C21"/>
    <w:rsid w:val="00C7474A"/>
    <w:rsid w:val="00C776EB"/>
    <w:rsid w:val="00C8594C"/>
    <w:rsid w:val="00C86771"/>
    <w:rsid w:val="00C911CD"/>
    <w:rsid w:val="00C916EC"/>
    <w:rsid w:val="00C95996"/>
    <w:rsid w:val="00C95B67"/>
    <w:rsid w:val="00C961D7"/>
    <w:rsid w:val="00CA6B2E"/>
    <w:rsid w:val="00CB112A"/>
    <w:rsid w:val="00CB419E"/>
    <w:rsid w:val="00CB5BA6"/>
    <w:rsid w:val="00CB7D02"/>
    <w:rsid w:val="00CD0AC8"/>
    <w:rsid w:val="00CD7550"/>
    <w:rsid w:val="00CE7128"/>
    <w:rsid w:val="00CF467B"/>
    <w:rsid w:val="00CF46D2"/>
    <w:rsid w:val="00CF5313"/>
    <w:rsid w:val="00D0127F"/>
    <w:rsid w:val="00D017D8"/>
    <w:rsid w:val="00D029E8"/>
    <w:rsid w:val="00D03F97"/>
    <w:rsid w:val="00D05E4F"/>
    <w:rsid w:val="00D075EE"/>
    <w:rsid w:val="00D16260"/>
    <w:rsid w:val="00D20557"/>
    <w:rsid w:val="00D23097"/>
    <w:rsid w:val="00D24788"/>
    <w:rsid w:val="00D319A9"/>
    <w:rsid w:val="00D31AC8"/>
    <w:rsid w:val="00D327D5"/>
    <w:rsid w:val="00D337E2"/>
    <w:rsid w:val="00D3589E"/>
    <w:rsid w:val="00D36157"/>
    <w:rsid w:val="00D43DD9"/>
    <w:rsid w:val="00D6437C"/>
    <w:rsid w:val="00D65037"/>
    <w:rsid w:val="00D667DF"/>
    <w:rsid w:val="00D668EC"/>
    <w:rsid w:val="00D717E7"/>
    <w:rsid w:val="00D71DDF"/>
    <w:rsid w:val="00D815CB"/>
    <w:rsid w:val="00D86007"/>
    <w:rsid w:val="00D960E4"/>
    <w:rsid w:val="00D9759F"/>
    <w:rsid w:val="00DA0884"/>
    <w:rsid w:val="00DA1906"/>
    <w:rsid w:val="00DA6152"/>
    <w:rsid w:val="00DA7884"/>
    <w:rsid w:val="00DB440F"/>
    <w:rsid w:val="00DC1D08"/>
    <w:rsid w:val="00DC7C9D"/>
    <w:rsid w:val="00DD040B"/>
    <w:rsid w:val="00DD0931"/>
    <w:rsid w:val="00DE3023"/>
    <w:rsid w:val="00DE37E5"/>
    <w:rsid w:val="00DE50A8"/>
    <w:rsid w:val="00DE5DDD"/>
    <w:rsid w:val="00DE7201"/>
    <w:rsid w:val="00DE7FC4"/>
    <w:rsid w:val="00DF0F23"/>
    <w:rsid w:val="00DF2408"/>
    <w:rsid w:val="00DF420D"/>
    <w:rsid w:val="00DF7CBF"/>
    <w:rsid w:val="00E0513E"/>
    <w:rsid w:val="00E0578E"/>
    <w:rsid w:val="00E0743D"/>
    <w:rsid w:val="00E104CE"/>
    <w:rsid w:val="00E117B8"/>
    <w:rsid w:val="00E14027"/>
    <w:rsid w:val="00E1515A"/>
    <w:rsid w:val="00E21F48"/>
    <w:rsid w:val="00E25A32"/>
    <w:rsid w:val="00E27501"/>
    <w:rsid w:val="00E30D23"/>
    <w:rsid w:val="00E329EF"/>
    <w:rsid w:val="00E365FC"/>
    <w:rsid w:val="00E37709"/>
    <w:rsid w:val="00E37D54"/>
    <w:rsid w:val="00E43FED"/>
    <w:rsid w:val="00E45395"/>
    <w:rsid w:val="00E46F4D"/>
    <w:rsid w:val="00E508F5"/>
    <w:rsid w:val="00E50DFF"/>
    <w:rsid w:val="00E54776"/>
    <w:rsid w:val="00E56014"/>
    <w:rsid w:val="00E576BF"/>
    <w:rsid w:val="00E60BA7"/>
    <w:rsid w:val="00E873AD"/>
    <w:rsid w:val="00E91526"/>
    <w:rsid w:val="00E9456D"/>
    <w:rsid w:val="00E95BEE"/>
    <w:rsid w:val="00E97BC1"/>
    <w:rsid w:val="00EA5DBE"/>
    <w:rsid w:val="00ED09B3"/>
    <w:rsid w:val="00ED0F1F"/>
    <w:rsid w:val="00ED5D56"/>
    <w:rsid w:val="00EE0679"/>
    <w:rsid w:val="00EF143E"/>
    <w:rsid w:val="00EF1DB0"/>
    <w:rsid w:val="00EF43AA"/>
    <w:rsid w:val="00EF6DE6"/>
    <w:rsid w:val="00F02C14"/>
    <w:rsid w:val="00F030D9"/>
    <w:rsid w:val="00F03D91"/>
    <w:rsid w:val="00F159FF"/>
    <w:rsid w:val="00F17756"/>
    <w:rsid w:val="00F24031"/>
    <w:rsid w:val="00F258CA"/>
    <w:rsid w:val="00F30671"/>
    <w:rsid w:val="00F33516"/>
    <w:rsid w:val="00F356F8"/>
    <w:rsid w:val="00F375DD"/>
    <w:rsid w:val="00F43B49"/>
    <w:rsid w:val="00F44655"/>
    <w:rsid w:val="00F46587"/>
    <w:rsid w:val="00F5481F"/>
    <w:rsid w:val="00F5763B"/>
    <w:rsid w:val="00F653DF"/>
    <w:rsid w:val="00F6658A"/>
    <w:rsid w:val="00F91AB7"/>
    <w:rsid w:val="00FA01BA"/>
    <w:rsid w:val="00FA1ABD"/>
    <w:rsid w:val="00FA2D6C"/>
    <w:rsid w:val="00FA3072"/>
    <w:rsid w:val="00FA5CC7"/>
    <w:rsid w:val="00FB044D"/>
    <w:rsid w:val="00FD2059"/>
    <w:rsid w:val="00FD561A"/>
    <w:rsid w:val="00FD75FF"/>
    <w:rsid w:val="00FE019A"/>
    <w:rsid w:val="00FE460C"/>
    <w:rsid w:val="00FE6CAC"/>
    <w:rsid w:val="00FF0FE1"/>
    <w:rsid w:val="00FF3F52"/>
    <w:rsid w:val="00FF4A45"/>
    <w:rsid w:val="00FF4BFA"/>
    <w:rsid w:val="00FF69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BC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68E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121A3"/>
    <w:rPr>
      <w:color w:val="0000FF"/>
      <w:u w:val="single"/>
    </w:rPr>
  </w:style>
  <w:style w:type="character" w:styleId="CommentReference">
    <w:name w:val="annotation reference"/>
    <w:basedOn w:val="DefaultParagraphFont"/>
    <w:uiPriority w:val="99"/>
    <w:semiHidden/>
    <w:unhideWhenUsed/>
    <w:rsid w:val="00D0127F"/>
    <w:rPr>
      <w:sz w:val="16"/>
      <w:szCs w:val="16"/>
    </w:rPr>
  </w:style>
  <w:style w:type="paragraph" w:styleId="CommentText">
    <w:name w:val="annotation text"/>
    <w:basedOn w:val="Normal"/>
    <w:link w:val="CommentTextChar"/>
    <w:uiPriority w:val="99"/>
    <w:semiHidden/>
    <w:unhideWhenUsed/>
    <w:rsid w:val="00D0127F"/>
    <w:rPr>
      <w:sz w:val="20"/>
      <w:szCs w:val="20"/>
    </w:rPr>
  </w:style>
  <w:style w:type="character" w:customStyle="1" w:styleId="CommentTextChar">
    <w:name w:val="Comment Text Char"/>
    <w:basedOn w:val="DefaultParagraphFont"/>
    <w:link w:val="CommentText"/>
    <w:uiPriority w:val="99"/>
    <w:semiHidden/>
    <w:rsid w:val="00D0127F"/>
    <w:rPr>
      <w:sz w:val="20"/>
      <w:szCs w:val="20"/>
      <w:lang w:val="en-US"/>
    </w:rPr>
  </w:style>
  <w:style w:type="paragraph" w:styleId="CommentSubject">
    <w:name w:val="annotation subject"/>
    <w:basedOn w:val="CommentText"/>
    <w:next w:val="CommentText"/>
    <w:link w:val="CommentSubjectChar"/>
    <w:uiPriority w:val="99"/>
    <w:semiHidden/>
    <w:unhideWhenUsed/>
    <w:rsid w:val="00D0127F"/>
    <w:rPr>
      <w:b/>
      <w:bCs/>
    </w:rPr>
  </w:style>
  <w:style w:type="character" w:customStyle="1" w:styleId="CommentSubjectChar">
    <w:name w:val="Comment Subject Char"/>
    <w:basedOn w:val="CommentTextChar"/>
    <w:link w:val="CommentSubject"/>
    <w:uiPriority w:val="99"/>
    <w:semiHidden/>
    <w:rsid w:val="00D0127F"/>
    <w:rPr>
      <w:b/>
      <w:bCs/>
      <w:sz w:val="20"/>
      <w:szCs w:val="20"/>
      <w:lang w:val="en-US"/>
    </w:rPr>
  </w:style>
  <w:style w:type="paragraph" w:styleId="BalloonText">
    <w:name w:val="Balloon Text"/>
    <w:basedOn w:val="Normal"/>
    <w:link w:val="BalloonTextChar"/>
    <w:uiPriority w:val="99"/>
    <w:semiHidden/>
    <w:unhideWhenUsed/>
    <w:rsid w:val="00D0127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127F"/>
    <w:rPr>
      <w:rFonts w:ascii="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77548">
      <w:bodyDiv w:val="1"/>
      <w:marLeft w:val="0"/>
      <w:marRight w:val="0"/>
      <w:marTop w:val="0"/>
      <w:marBottom w:val="0"/>
      <w:divBdr>
        <w:top w:val="none" w:sz="0" w:space="0" w:color="auto"/>
        <w:left w:val="none" w:sz="0" w:space="0" w:color="auto"/>
        <w:bottom w:val="none" w:sz="0" w:space="0" w:color="auto"/>
        <w:right w:val="none" w:sz="0" w:space="0" w:color="auto"/>
      </w:divBdr>
    </w:div>
    <w:div w:id="618148492">
      <w:bodyDiv w:val="1"/>
      <w:marLeft w:val="0"/>
      <w:marRight w:val="0"/>
      <w:marTop w:val="0"/>
      <w:marBottom w:val="0"/>
      <w:divBdr>
        <w:top w:val="none" w:sz="0" w:space="0" w:color="auto"/>
        <w:left w:val="none" w:sz="0" w:space="0" w:color="auto"/>
        <w:bottom w:val="none" w:sz="0" w:space="0" w:color="auto"/>
        <w:right w:val="none" w:sz="0" w:space="0" w:color="auto"/>
      </w:divBdr>
    </w:div>
    <w:div w:id="996763663">
      <w:bodyDiv w:val="1"/>
      <w:marLeft w:val="0"/>
      <w:marRight w:val="0"/>
      <w:marTop w:val="0"/>
      <w:marBottom w:val="0"/>
      <w:divBdr>
        <w:top w:val="none" w:sz="0" w:space="0" w:color="auto"/>
        <w:left w:val="none" w:sz="0" w:space="0" w:color="auto"/>
        <w:bottom w:val="none" w:sz="0" w:space="0" w:color="auto"/>
        <w:right w:val="none" w:sz="0" w:space="0" w:color="auto"/>
      </w:divBdr>
      <w:divsChild>
        <w:div w:id="1852141687">
          <w:marLeft w:val="0"/>
          <w:marRight w:val="0"/>
          <w:marTop w:val="0"/>
          <w:marBottom w:val="0"/>
          <w:divBdr>
            <w:top w:val="none" w:sz="0" w:space="0" w:color="auto"/>
            <w:left w:val="none" w:sz="0" w:space="0" w:color="auto"/>
            <w:bottom w:val="none" w:sz="0" w:space="0" w:color="auto"/>
            <w:right w:val="none" w:sz="0" w:space="0" w:color="auto"/>
          </w:divBdr>
        </w:div>
        <w:div w:id="610552642">
          <w:marLeft w:val="0"/>
          <w:marRight w:val="0"/>
          <w:marTop w:val="0"/>
          <w:marBottom w:val="0"/>
          <w:divBdr>
            <w:top w:val="none" w:sz="0" w:space="0" w:color="auto"/>
            <w:left w:val="none" w:sz="0" w:space="0" w:color="auto"/>
            <w:bottom w:val="none" w:sz="0" w:space="0" w:color="auto"/>
            <w:right w:val="none" w:sz="0" w:space="0" w:color="auto"/>
          </w:divBdr>
        </w:div>
      </w:divsChild>
    </w:div>
    <w:div w:id="16877506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C06B4D-988C-2D49-9B2B-883DC563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20</Pages>
  <Words>61707</Words>
  <Characters>363460</Characters>
  <Application>Microsoft Office Word</Application>
  <DocSecurity>0</DocSecurity>
  <Lines>5267</Lines>
  <Paragraphs>1218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Marko</cp:lastModifiedBy>
  <cp:revision>99</cp:revision>
  <dcterms:created xsi:type="dcterms:W3CDTF">2018-07-27T14:04:00Z</dcterms:created>
  <dcterms:modified xsi:type="dcterms:W3CDTF">2018-07-31T16:31:00Z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http://www.zotero.org/styles/nature</vt:lpwstr>
  </property>
  <property fmtid="{D5CDD505-2E9C-101B-9397-08002B2CF9AE}" pid="23" name="Mendeley Document_1">
    <vt:lpwstr>True</vt:lpwstr>
  </property>
  <property fmtid="{D5CDD505-2E9C-101B-9397-08002B2CF9AE}" pid="24" name="Mendeley Unique User Id_1">
    <vt:lpwstr>1f2ac8a5-e976-3cea-89dd-fb7424368759</vt:lpwstr>
  </property>
</Properties>
</file>